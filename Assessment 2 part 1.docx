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80DA6" w14:textId="71C5F069" w:rsidR="00A6649B" w:rsidRDefault="00BD54FC" w:rsidP="00A528BE">
      <w:pPr>
        <w:spacing w:line="240" w:lineRule="auto"/>
        <w:jc w:val="center"/>
        <w:rPr>
          <w:rFonts w:asciiTheme="majorHAnsi" w:hAnsiTheme="majorHAnsi"/>
          <w:sz w:val="48"/>
          <w:szCs w:val="48"/>
        </w:rPr>
      </w:pPr>
      <w:r w:rsidRPr="002379AC">
        <w:rPr>
          <w:rFonts w:asciiTheme="majorHAnsi" w:hAnsiTheme="majorHAnsi"/>
          <w:sz w:val="48"/>
          <w:szCs w:val="48"/>
        </w:rPr>
        <w:t>Integrated Bioinformatics Workflow for</w:t>
      </w:r>
      <w:r w:rsidR="00767CBD" w:rsidRPr="002379AC">
        <w:rPr>
          <w:rFonts w:asciiTheme="majorHAnsi" w:hAnsiTheme="majorHAnsi"/>
          <w:sz w:val="48"/>
          <w:szCs w:val="48"/>
        </w:rPr>
        <w:t xml:space="preserve"> Comparative Genomic and Antimicrobial Resistance Profiling</w:t>
      </w:r>
      <w:r w:rsidR="00303AE7" w:rsidRPr="002379AC">
        <w:rPr>
          <w:rFonts w:asciiTheme="majorHAnsi" w:hAnsiTheme="majorHAnsi"/>
          <w:sz w:val="48"/>
          <w:szCs w:val="48"/>
        </w:rPr>
        <w:t xml:space="preserve"> </w:t>
      </w:r>
      <w:r w:rsidR="0095269F" w:rsidRPr="002379AC">
        <w:rPr>
          <w:rFonts w:asciiTheme="majorHAnsi" w:hAnsiTheme="majorHAnsi"/>
          <w:sz w:val="48"/>
          <w:szCs w:val="48"/>
        </w:rPr>
        <w:t xml:space="preserve">of Clinical </w:t>
      </w:r>
      <w:r w:rsidR="006C66BB" w:rsidRPr="002379AC">
        <w:rPr>
          <w:rStyle w:val="Emphasis"/>
          <w:rFonts w:asciiTheme="majorHAnsi" w:hAnsiTheme="majorHAnsi"/>
          <w:sz w:val="48"/>
          <w:szCs w:val="48"/>
        </w:rPr>
        <w:t>E. coli</w:t>
      </w:r>
      <w:r w:rsidR="006C66BB" w:rsidRPr="002379AC">
        <w:rPr>
          <w:rFonts w:asciiTheme="majorHAnsi" w:hAnsiTheme="majorHAnsi"/>
          <w:sz w:val="48"/>
          <w:szCs w:val="48"/>
        </w:rPr>
        <w:t xml:space="preserve"> Isolates</w:t>
      </w:r>
    </w:p>
    <w:p w14:paraId="0FBAB26C" w14:textId="77777777" w:rsidR="002379AC" w:rsidRPr="002379AC" w:rsidRDefault="002379AC" w:rsidP="002379AC">
      <w:pPr>
        <w:spacing w:line="240" w:lineRule="auto"/>
        <w:jc w:val="center"/>
        <w:rPr>
          <w:rFonts w:asciiTheme="majorHAnsi" w:eastAsia="Times New Roman" w:hAnsiTheme="majorHAnsi" w:cs="Times New Roman"/>
          <w:color w:val="000000"/>
          <w:kern w:val="0"/>
          <w:sz w:val="48"/>
          <w:szCs w:val="48"/>
          <w:lang w:eastAsia="en-GB"/>
          <w14:ligatures w14:val="none"/>
        </w:rPr>
      </w:pPr>
    </w:p>
    <w:p w14:paraId="2D553BAA" w14:textId="3EC588FA" w:rsidR="00410B67" w:rsidRPr="00727A4B" w:rsidRDefault="00410B67" w:rsidP="00F13C22">
      <w:pPr>
        <w:pStyle w:val="NormalWeb"/>
        <w:rPr>
          <w:u w:val="single"/>
        </w:rPr>
      </w:pPr>
      <w:r w:rsidRPr="00727A4B">
        <w:rPr>
          <w:rStyle w:val="Strong"/>
          <w:rFonts w:asciiTheme="minorHAnsi" w:eastAsiaTheme="majorEastAsia" w:hAnsiTheme="minorHAnsi"/>
          <w:sz w:val="40"/>
          <w:szCs w:val="40"/>
          <w:u w:val="single"/>
        </w:rPr>
        <w:t>Abstract</w:t>
      </w:r>
    </w:p>
    <w:p w14:paraId="38F6D6BC" w14:textId="2373BC16" w:rsidR="00FE54D5" w:rsidRDefault="00F13C22" w:rsidP="00727A4B">
      <w:pPr>
        <w:pStyle w:val="NormalWeb"/>
      </w:pPr>
      <w:r>
        <w:t xml:space="preserve">This study explores the genomic landscape and antimicrobial resistance (AMR) profiles of three </w:t>
      </w:r>
      <w:r>
        <w:rPr>
          <w:rStyle w:val="Emphasis"/>
          <w:rFonts w:eastAsiaTheme="majorEastAsia"/>
        </w:rPr>
        <w:t>Escherichia coli</w:t>
      </w:r>
      <w:r>
        <w:t xml:space="preserve"> strains—GN3, GN6, and GN9—isolated from septic patients and sequenced using PacBio HiFi technology. A comprehensive bioinformatics workflow was employed, incorporating quality control, de novo genome assembly, annotation using </w:t>
      </w:r>
      <w:proofErr w:type="spellStart"/>
      <w:r>
        <w:t>Prokka</w:t>
      </w:r>
      <w:proofErr w:type="spellEnd"/>
      <w:r>
        <w:t xml:space="preserve">, and pangenome analysis through </w:t>
      </w:r>
      <w:proofErr w:type="spellStart"/>
      <w:r>
        <w:t>Panaroo</w:t>
      </w:r>
      <w:proofErr w:type="spellEnd"/>
      <w:r>
        <w:t xml:space="preserve">. The pangenome analysis revealed 3,728 core genes shared across all strains and 2,387 shell genes present in a subset, highlighting genetic diversity and potential adaptive traits. </w:t>
      </w:r>
      <w:proofErr w:type="spellStart"/>
      <w:r>
        <w:t>AMRFinderPlus</w:t>
      </w:r>
      <w:proofErr w:type="spellEnd"/>
      <w:r>
        <w:t xml:space="preserve"> was used to identify AMR genes, detecting resistance determinants such as </w:t>
      </w:r>
      <w:proofErr w:type="spellStart"/>
      <w:r>
        <w:rPr>
          <w:rStyle w:val="Emphasis"/>
          <w:rFonts w:eastAsiaTheme="majorEastAsia"/>
        </w:rPr>
        <w:t>acrF</w:t>
      </w:r>
      <w:proofErr w:type="spellEnd"/>
      <w:r>
        <w:t xml:space="preserve">, </w:t>
      </w:r>
      <w:proofErr w:type="spellStart"/>
      <w:r>
        <w:rPr>
          <w:rStyle w:val="Emphasis"/>
          <w:rFonts w:eastAsiaTheme="majorEastAsia"/>
        </w:rPr>
        <w:t>emrD</w:t>
      </w:r>
      <w:proofErr w:type="spellEnd"/>
      <w:r>
        <w:t xml:space="preserve">, and </w:t>
      </w:r>
      <w:proofErr w:type="spellStart"/>
      <w:r>
        <w:rPr>
          <w:rStyle w:val="Emphasis"/>
          <w:rFonts w:eastAsiaTheme="majorEastAsia"/>
        </w:rPr>
        <w:t>blaEC</w:t>
      </w:r>
      <w:proofErr w:type="spellEnd"/>
      <w:r>
        <w:t>. These genes are associated with multidrug efflux and β-lactam resistance, underscoring the clinical relevance of these isolates</w:t>
      </w:r>
      <w:r w:rsidDel="00C402E9">
        <w:t>.</w:t>
      </w:r>
      <w:r w:rsidR="00235957">
        <w:fldChar w:fldCharType="begin"/>
      </w:r>
      <w:r w:rsidR="007405B3">
        <w:instrText xml:space="preserve"> ADDIN EN.CITE &lt;EndNote&gt;&lt;Cite&gt;&lt;Author&gt;Gerald Tegha1​&lt;/Author&gt;&lt;Year&gt;2020&lt;/Year&gt;&lt;RecNum&gt;1&lt;/RecNum&gt;&lt;DisplayText&gt;(Gerald Tegha1​, 2020)&lt;/DisplayText&gt;&lt;record&gt;&lt;rec-number&gt;1&lt;/rec-number&gt;&lt;foreign-keys&gt;&lt;key app="EN" db-id="fzpasv996setz4e0vx0xzp062wde5vv2ftae" timestamp="1743745595"&gt;1&lt;/key&gt;&lt;/foreign-keys&gt;&lt;ref-type name="Journal Article"&gt;17&lt;/ref-type&gt;&lt;contributors&gt;&lt;authors&gt;&lt;author&gt;Gerald Tegha1​,†, Emily J. Ciccone2​,†ORCID icon, Robert Krysiak1​, James Kaphatika1​, Tarsizio Chikaonda1​, Isaac Ndhlovu3​, David van Duin2​ORCID icon, Irving Hoffman2​, Jonathan J. Juliano2​,4​,5​,‡ORCID icon and Jeremy Wang6​,‡ORCID icon&lt;/author&gt;&lt;/authors&gt;&lt;/contributors&gt;&lt;titles&gt;&lt;title&gt;Genomic epidemiology of Escherichia coli isolates from a tertiary referral center in Lilongwe, Malawi&lt;/title&gt;&lt;secondary-title&gt;Microbiology society&lt;/secondary-title&gt;&lt;/titles&gt;&lt;periodical&gt;&lt;full-title&gt;Microbiology society&lt;/full-title&gt;&lt;/periodical&gt;&lt;dates&gt;&lt;year&gt;2020&lt;/year&gt;&lt;/dates&gt;&lt;urls&gt;&lt;/urls&gt;&lt;electronic-resource-num&gt;https://doi.org/10.1099/mgen.0.000490&lt;/electronic-resource-num&gt;&lt;/record&gt;&lt;/Cite&gt;&lt;/EndNote&gt;</w:instrText>
      </w:r>
      <w:r w:rsidR="00235957">
        <w:fldChar w:fldCharType="separate"/>
      </w:r>
      <w:r w:rsidR="007405B3">
        <w:rPr>
          <w:noProof/>
        </w:rPr>
        <w:t>(Gerald Tegha1​, 2020)</w:t>
      </w:r>
      <w:r w:rsidR="00235957">
        <w:fldChar w:fldCharType="end"/>
      </w:r>
      <w:r w:rsidR="00A514B4">
        <w:t>[</w:t>
      </w:r>
      <w:r w:rsidR="00A514B4" w:rsidRPr="00A514B4">
        <w:t xml:space="preserve"> </w:t>
      </w:r>
      <w:r>
        <w:t xml:space="preserve">The study provides valuable insights into the genomic basis of virulence and resistance in clinical </w:t>
      </w:r>
      <w:r>
        <w:rPr>
          <w:rStyle w:val="Emphasis"/>
          <w:rFonts w:eastAsiaTheme="majorEastAsia"/>
        </w:rPr>
        <w:t>E. coli</w:t>
      </w:r>
      <w:r>
        <w:t xml:space="preserve"> isolates, contributing to the understanding of bacterial adaptation under selective pressure. These findings have potential applications in informing antimicrobial therapy and guiding infection control strategies for septic patients.</w:t>
      </w:r>
    </w:p>
    <w:p w14:paraId="28B4D338" w14:textId="1B6924BE" w:rsidR="00E04766" w:rsidRDefault="00FE54D5" w:rsidP="00213BEF">
      <w:pPr>
        <w:spacing w:after="0" w:line="240" w:lineRule="auto"/>
        <w:rPr>
          <w:rFonts w:ascii="Times New Roman" w:eastAsia="Times New Roman" w:hAnsi="Times New Roman" w:cs="Times New Roman"/>
          <w:kern w:val="0"/>
          <w:lang w:eastAsia="en-GB"/>
          <w14:ligatures w14:val="none"/>
        </w:rPr>
      </w:pPr>
      <w:r w:rsidRPr="00727A4B">
        <w:rPr>
          <w:rStyle w:val="Strong"/>
          <w:sz w:val="40"/>
          <w:szCs w:val="40"/>
          <w:u w:val="single"/>
        </w:rPr>
        <w:t>Introduction</w:t>
      </w:r>
      <w:r w:rsidR="00131C39">
        <w:rPr>
          <w:rStyle w:val="Strong"/>
          <w:sz w:val="40"/>
          <w:szCs w:val="40"/>
          <w:u w:val="single"/>
        </w:rPr>
        <w:br/>
      </w:r>
      <w:r>
        <w:br/>
      </w:r>
      <w:r w:rsidRPr="00727A4B">
        <w:rPr>
          <w:rStyle w:val="Emphasis"/>
          <w:rFonts w:ascii="Times New Roman" w:hAnsi="Times New Roman" w:cs="Times New Roman"/>
        </w:rPr>
        <w:t>Escherichia coli</w:t>
      </w:r>
      <w:r w:rsidRPr="00727A4B">
        <w:rPr>
          <w:rFonts w:ascii="Times New Roman" w:hAnsi="Times New Roman" w:cs="Times New Roman"/>
        </w:rPr>
        <w:t xml:space="preserve"> is a versatile pathogen responsible for a wide range of infections, including sepsis and diarrheal diseases. Antibiotic resistance in </w:t>
      </w:r>
      <w:r w:rsidRPr="00727A4B">
        <w:rPr>
          <w:rStyle w:val="Emphasis"/>
          <w:rFonts w:ascii="Times New Roman" w:hAnsi="Times New Roman" w:cs="Times New Roman"/>
        </w:rPr>
        <w:t>E. coli</w:t>
      </w:r>
      <w:r w:rsidRPr="00727A4B">
        <w:rPr>
          <w:rFonts w:ascii="Times New Roman" w:hAnsi="Times New Roman" w:cs="Times New Roman"/>
        </w:rPr>
        <w:t>, particularly in clinical isolates, has become a growing concern, limiting treatment options and complicating clinical management.</w:t>
      </w:r>
      <w:r w:rsidR="007222B7">
        <w:rPr>
          <w:rFonts w:ascii="Times New Roman" w:hAnsi="Times New Roman" w:cs="Times New Roman"/>
        </w:rPr>
        <w:fldChar w:fldCharType="begin"/>
      </w:r>
      <w:r w:rsidR="007405B3">
        <w:rPr>
          <w:rFonts w:ascii="Times New Roman" w:hAnsi="Times New Roman" w:cs="Times New Roman"/>
        </w:rPr>
        <w:instrText xml:space="preserve"> ADDIN EN.CITE &lt;EndNote&gt;&lt;Cite&gt;&lt;Author&gt;Haihong Han&lt;/Author&gt;&lt;Year&gt;2024&lt;/Year&gt;&lt;RecNum&gt;2&lt;/RecNum&gt;&lt;DisplayText&gt;(Haihong Han, 2024)&lt;/DisplayText&gt;&lt;record&gt;&lt;rec-number&gt;2&lt;/rec-number&gt;&lt;foreign-keys&gt;&lt;key app="EN" db-id="fzpasv996setz4e0vx0xzp062wde5vv2ftae" timestamp="1743745860"&gt;2&lt;/key&gt;&lt;/foreign-keys&gt;&lt;ref-type name="Journal Article"&gt;17&lt;/ref-type&gt;&lt;contributors&gt;&lt;authors&gt;&lt;author&gt;Haihong Han, Weiwei Li, Jikai Liu, Xiaoai Zhang, Xiang Huo, Yong Sun, Jiancai Chen, Ruyue Fan, Jing Zhang, Yong Chen, Hongxia Yang, Shuai Chen, Yanfen Li, Dongmei Tan, Xuemin Ma, Penghui Fan, Shaofei Yan &amp;amp; Yunchang Guo &lt;/author&gt;&lt;/authors&gt;&lt;/contributors&gt;&lt;titles&gt;&lt;title&gt;Seven-year overview of antimicrobial resistance in diarrheagenic Escherichia coli from sporadic human diarrhea cases in 20 Chinese provinces&lt;/title&gt;&lt;secondary-title&gt;Springer Nature &lt;/secondary-title&gt;&lt;/titles&gt;&lt;dates&gt;&lt;year&gt;2024&lt;/year&gt;&lt;/dates&gt;&lt;urls&gt;&lt;related-urls&gt;&lt;url&gt;https://onehealthadv.biomedcentral.com/articles/10.1186/s44280-024-00064-w&lt;/url&gt;&lt;/related-urls&gt;&lt;/urls&gt;&lt;electronic-resource-num&gt;https://doi.org/10.1186/s44280-024-00064-w&lt;/electronic-resource-num&gt;&lt;/record&gt;&lt;/Cite&gt;&lt;/EndNote&gt;</w:instrText>
      </w:r>
      <w:r w:rsidR="007222B7">
        <w:rPr>
          <w:rFonts w:ascii="Times New Roman" w:hAnsi="Times New Roman" w:cs="Times New Roman"/>
        </w:rPr>
        <w:fldChar w:fldCharType="separate"/>
      </w:r>
      <w:r w:rsidR="007405B3">
        <w:rPr>
          <w:rFonts w:ascii="Times New Roman" w:hAnsi="Times New Roman" w:cs="Times New Roman"/>
          <w:noProof/>
        </w:rPr>
        <w:t>(</w:t>
      </w:r>
      <w:proofErr w:type="spellStart"/>
      <w:r w:rsidR="007405B3">
        <w:rPr>
          <w:rFonts w:ascii="Times New Roman" w:hAnsi="Times New Roman" w:cs="Times New Roman"/>
          <w:noProof/>
        </w:rPr>
        <w:t>Haihong</w:t>
      </w:r>
      <w:proofErr w:type="spellEnd"/>
      <w:r w:rsidR="007405B3">
        <w:rPr>
          <w:rFonts w:ascii="Times New Roman" w:hAnsi="Times New Roman" w:cs="Times New Roman"/>
          <w:noProof/>
        </w:rPr>
        <w:t xml:space="preserve"> Han, 2024)</w:t>
      </w:r>
      <w:r w:rsidR="007222B7">
        <w:rPr>
          <w:rFonts w:ascii="Times New Roman" w:hAnsi="Times New Roman" w:cs="Times New Roman"/>
        </w:rPr>
        <w:fldChar w:fldCharType="end"/>
      </w:r>
      <w:r w:rsidRPr="00727A4B">
        <w:rPr>
          <w:rFonts w:ascii="Times New Roman" w:hAnsi="Times New Roman" w:cs="Times New Roman"/>
        </w:rPr>
        <w:t xml:space="preserve"> This study focuses on the genomic characterization of three </w:t>
      </w:r>
      <w:r w:rsidRPr="00727A4B">
        <w:rPr>
          <w:rStyle w:val="Emphasis"/>
          <w:rFonts w:ascii="Times New Roman" w:hAnsi="Times New Roman" w:cs="Times New Roman"/>
        </w:rPr>
        <w:t>E. coli</w:t>
      </w:r>
      <w:r w:rsidRPr="00727A4B">
        <w:rPr>
          <w:rFonts w:ascii="Times New Roman" w:hAnsi="Times New Roman" w:cs="Times New Roman"/>
        </w:rPr>
        <w:t xml:space="preserve"> strains isolated from septic patients to better understand their genetic diversity, antimicrobial resistance patterns, and potential pathogenicity. Using high-throughput sequencing and bioinformatics tools, we explored the core and accessory genomes, identifying key resistance genes and variations among strains GN3, GN6, and GN9. By leveraging advanced </w:t>
      </w:r>
      <w:r w:rsidR="00961130" w:rsidRPr="00961130">
        <w:rPr>
          <w:rFonts w:ascii="Times New Roman" w:hAnsi="Times New Roman" w:cs="Times New Roman"/>
        </w:rPr>
        <w:t>pan genomic</w:t>
      </w:r>
      <w:r w:rsidRPr="00727A4B">
        <w:rPr>
          <w:rFonts w:ascii="Times New Roman" w:hAnsi="Times New Roman" w:cs="Times New Roman"/>
        </w:rPr>
        <w:t xml:space="preserve"> and AMR detection methods, this research contributes to the growing knowledge on the evolutionary dynamics of </w:t>
      </w:r>
      <w:r w:rsidRPr="00727A4B">
        <w:rPr>
          <w:rStyle w:val="Emphasis"/>
          <w:rFonts w:ascii="Times New Roman" w:hAnsi="Times New Roman" w:cs="Times New Roman"/>
        </w:rPr>
        <w:t>E. coli</w:t>
      </w:r>
      <w:r w:rsidRPr="00727A4B">
        <w:rPr>
          <w:rFonts w:ascii="Times New Roman" w:hAnsi="Times New Roman" w:cs="Times New Roman"/>
        </w:rPr>
        <w:t xml:space="preserve"> and its capacity to adapt to clinical environments, potentially guiding future therapeutic interventions.</w:t>
      </w:r>
    </w:p>
    <w:p w14:paraId="488EB16A" w14:textId="77777777" w:rsidR="00E04766" w:rsidRDefault="00E04766" w:rsidP="00213BEF">
      <w:pPr>
        <w:spacing w:after="0" w:line="240" w:lineRule="auto"/>
        <w:rPr>
          <w:rFonts w:ascii="Times New Roman" w:eastAsia="Times New Roman" w:hAnsi="Times New Roman" w:cs="Times New Roman"/>
          <w:kern w:val="0"/>
          <w:lang w:eastAsia="en-GB"/>
          <w14:ligatures w14:val="none"/>
        </w:rPr>
      </w:pPr>
    </w:p>
    <w:p w14:paraId="46C7C4BE" w14:textId="77777777" w:rsidR="00E04766" w:rsidRPr="007F2DCF" w:rsidDel="005E7B5F" w:rsidRDefault="00E04766" w:rsidP="00213BEF">
      <w:pPr>
        <w:spacing w:after="0" w:line="240" w:lineRule="auto"/>
        <w:rPr>
          <w:del w:id="0" w:author="Saini, Shikha" w:date="2025-04-04T08:19:00Z" w16du:dateUtc="2025-04-04T07:19:00Z"/>
          <w:rFonts w:ascii="Times New Roman" w:eastAsia="Times New Roman" w:hAnsi="Times New Roman" w:cs="Times New Roman"/>
          <w:kern w:val="0"/>
          <w:lang w:eastAsia="en-GB"/>
          <w14:ligatures w14:val="none"/>
        </w:rPr>
      </w:pPr>
    </w:p>
    <w:p w14:paraId="6EDAB656" w14:textId="77777777" w:rsidR="00213BEF" w:rsidRPr="00F564F3" w:rsidDel="005E7B5F" w:rsidRDefault="00213BEF" w:rsidP="00213BEF">
      <w:pPr>
        <w:rPr>
          <w:del w:id="1" w:author="Saini, Shikha" w:date="2025-04-04T08:19:00Z" w16du:dateUtc="2025-04-04T07:19:00Z"/>
          <w:sz w:val="44"/>
          <w:szCs w:val="44"/>
        </w:rPr>
      </w:pPr>
    </w:p>
    <w:p w14:paraId="73CE9F4C" w14:textId="77777777" w:rsidR="002379AC" w:rsidRPr="00F564F3" w:rsidDel="005E7B5F" w:rsidRDefault="002379AC" w:rsidP="00213BEF">
      <w:pPr>
        <w:rPr>
          <w:del w:id="2" w:author="Saini, Shikha" w:date="2025-04-04T08:19:00Z" w16du:dateUtc="2025-04-04T07:19:00Z"/>
          <w:sz w:val="44"/>
          <w:szCs w:val="44"/>
        </w:rPr>
      </w:pPr>
    </w:p>
    <w:p w14:paraId="56D2588B" w14:textId="28518B78" w:rsidR="002D5141" w:rsidRPr="00DE7D7A" w:rsidRDefault="5E0E990C" w:rsidP="00A528BE">
      <w:pPr>
        <w:shd w:val="clear" w:color="auto" w:fill="FFFFFF" w:themeFill="background1"/>
        <w:spacing w:before="180" w:after="180" w:line="240" w:lineRule="auto"/>
        <w:rPr>
          <w:rFonts w:ascii="Times New Roman" w:eastAsia="Times New Roman" w:hAnsi="Times New Roman" w:cs="Times New Roman"/>
          <w:color w:val="2D3B45"/>
          <w:kern w:val="0"/>
          <w:lang w:val="en-GB" w:eastAsia="en-GB"/>
          <w14:ligatures w14:val="none"/>
        </w:rPr>
      </w:pPr>
      <w:r w:rsidRPr="00727A4B">
        <w:rPr>
          <w:b/>
          <w:sz w:val="40"/>
          <w:szCs w:val="40"/>
          <w:u w:val="single"/>
        </w:rPr>
        <w:t>Material methods</w:t>
      </w:r>
      <w:r w:rsidR="00587B7A">
        <w:rPr>
          <w:sz w:val="44"/>
          <w:szCs w:val="44"/>
        </w:rPr>
        <w:br/>
      </w:r>
      <w:r w:rsidR="00611C9F">
        <w:rPr>
          <w:sz w:val="44"/>
          <w:szCs w:val="44"/>
        </w:rPr>
        <w:br/>
      </w:r>
      <w:r w:rsidR="00291706" w:rsidRPr="00727A4B">
        <w:rPr>
          <w:rFonts w:cs="Times New Roman"/>
          <w:b/>
          <w:sz w:val="28"/>
          <w:szCs w:val="28"/>
          <w:u w:val="single"/>
          <w:lang w:val="en-GB"/>
        </w:rPr>
        <w:t>S</w:t>
      </w:r>
      <w:r w:rsidR="00047A25" w:rsidRPr="00727A4B">
        <w:rPr>
          <w:rFonts w:cs="Times New Roman"/>
          <w:b/>
          <w:sz w:val="28"/>
          <w:szCs w:val="28"/>
          <w:u w:val="single"/>
          <w:lang w:val="en-GB"/>
        </w:rPr>
        <w:t>a</w:t>
      </w:r>
      <w:r w:rsidR="00291706" w:rsidRPr="00727A4B">
        <w:rPr>
          <w:rFonts w:cs="Times New Roman"/>
          <w:b/>
          <w:sz w:val="28"/>
          <w:szCs w:val="28"/>
          <w:u w:val="single"/>
          <w:lang w:val="en-GB"/>
        </w:rPr>
        <w:t xml:space="preserve">mple </w:t>
      </w:r>
      <w:r w:rsidR="00250712" w:rsidRPr="00727A4B">
        <w:rPr>
          <w:rFonts w:cs="Times New Roman"/>
          <w:b/>
          <w:sz w:val="28"/>
          <w:szCs w:val="28"/>
          <w:u w:val="single"/>
          <w:lang w:val="en-GB"/>
        </w:rPr>
        <w:t xml:space="preserve">Download and </w:t>
      </w:r>
      <w:r w:rsidR="00291706" w:rsidRPr="00727A4B">
        <w:rPr>
          <w:rFonts w:cs="Times New Roman"/>
          <w:b/>
          <w:sz w:val="28"/>
          <w:szCs w:val="28"/>
          <w:u w:val="single"/>
          <w:lang w:val="en-GB"/>
        </w:rPr>
        <w:t>collection for re</w:t>
      </w:r>
      <w:r w:rsidR="00047A25" w:rsidRPr="00727A4B">
        <w:rPr>
          <w:rFonts w:cs="Times New Roman"/>
          <w:b/>
          <w:sz w:val="28"/>
          <w:szCs w:val="28"/>
          <w:u w:val="single"/>
          <w:lang w:val="en-GB"/>
        </w:rPr>
        <w:t>analysis</w:t>
      </w:r>
      <w:r w:rsidR="00442F66">
        <w:rPr>
          <w:rFonts w:ascii="Times New Roman" w:hAnsi="Times New Roman" w:cs="Times New Roman"/>
          <w:b/>
          <w:bCs/>
          <w:u w:val="single"/>
          <w:lang w:val="en-GB"/>
        </w:rPr>
        <w:br/>
      </w:r>
      <w:r w:rsidR="00291706">
        <w:rPr>
          <w:rFonts w:ascii="Times New Roman" w:hAnsi="Times New Roman" w:cs="Times New Roman"/>
          <w:lang w:val="en-GB"/>
        </w:rPr>
        <w:br/>
      </w:r>
      <w:r w:rsidR="006A5C14" w:rsidRPr="005A75E4">
        <w:rPr>
          <w:rFonts w:ascii="Times New Roman" w:hAnsi="Times New Roman" w:cs="Times New Roman"/>
          <w:lang w:val="en-GB"/>
        </w:rPr>
        <w:t xml:space="preserve">All of the </w:t>
      </w:r>
      <w:r w:rsidR="00E874C7">
        <w:rPr>
          <w:rFonts w:ascii="Times New Roman" w:hAnsi="Times New Roman" w:cs="Times New Roman"/>
          <w:lang w:val="en-GB"/>
        </w:rPr>
        <w:t>Sam</w:t>
      </w:r>
      <w:r w:rsidR="000F15BD">
        <w:rPr>
          <w:rFonts w:ascii="Times New Roman" w:hAnsi="Times New Roman" w:cs="Times New Roman"/>
          <w:lang w:val="en-GB"/>
        </w:rPr>
        <w:t>ples</w:t>
      </w:r>
      <w:r w:rsidR="006A5C14" w:rsidRPr="005A75E4">
        <w:rPr>
          <w:rFonts w:ascii="Times New Roman" w:hAnsi="Times New Roman" w:cs="Times New Roman"/>
          <w:lang w:val="en-GB"/>
        </w:rPr>
        <w:t xml:space="preserve"> addressed here were </w:t>
      </w:r>
      <w:r w:rsidR="006A5C14">
        <w:rPr>
          <w:rFonts w:ascii="Times New Roman" w:hAnsi="Times New Roman" w:cs="Times New Roman"/>
          <w:lang w:val="en-GB"/>
        </w:rPr>
        <w:t xml:space="preserve">retrieved </w:t>
      </w:r>
      <w:r w:rsidR="000F15BD">
        <w:rPr>
          <w:rFonts w:ascii="Times New Roman" w:hAnsi="Times New Roman" w:cs="Times New Roman"/>
          <w:lang w:val="en-GB"/>
        </w:rPr>
        <w:t xml:space="preserve">from </w:t>
      </w:r>
      <w:r w:rsidR="006A5C14">
        <w:rPr>
          <w:rFonts w:ascii="Times New Roman" w:hAnsi="Times New Roman" w:cs="Times New Roman"/>
          <w:lang w:val="en-GB"/>
        </w:rPr>
        <w:t>the</w:t>
      </w:r>
      <w:r w:rsidR="00506F62">
        <w:rPr>
          <w:rFonts w:ascii="Times New Roman" w:hAnsi="Times New Roman" w:cs="Times New Roman"/>
          <w:lang w:val="en-GB"/>
        </w:rPr>
        <w:t xml:space="preserve"> given website</w:t>
      </w:r>
      <w:r w:rsidR="006A5C14">
        <w:rPr>
          <w:rFonts w:ascii="Times New Roman" w:hAnsi="Times New Roman" w:cs="Times New Roman"/>
          <w:lang w:val="en-GB"/>
        </w:rPr>
        <w:t xml:space="preserve"> (</w:t>
      </w:r>
      <w:hyperlink r:id="rId8" w:history="1">
        <w:r w:rsidR="00506F62" w:rsidRPr="00AB5CE9">
          <w:rPr>
            <w:rFonts w:ascii="Courier New" w:eastAsia="Times New Roman" w:hAnsi="Courier New" w:cs="Courier New"/>
            <w:color w:val="0000FF"/>
            <w:kern w:val="0"/>
            <w:sz w:val="20"/>
            <w:szCs w:val="20"/>
            <w:u w:val="single"/>
            <w:lang w:eastAsia="en-GB"/>
            <w14:ligatures w14:val="none"/>
          </w:rPr>
          <w:t>https://cgr.liv.ac.uk/454/acdarby/LIFE748/</w:t>
        </w:r>
      </w:hyperlink>
      <w:r w:rsidR="006A5C14">
        <w:rPr>
          <w:rFonts w:ascii="Times New Roman" w:hAnsi="Times New Roman" w:cs="Times New Roman"/>
          <w:lang w:val="en-GB"/>
        </w:rPr>
        <w:t xml:space="preserve">) </w:t>
      </w:r>
      <w:r w:rsidR="006A5C14" w:rsidRPr="005A75E4">
        <w:rPr>
          <w:rFonts w:ascii="Times New Roman" w:hAnsi="Times New Roman" w:cs="Times New Roman"/>
          <w:lang w:val="en-GB"/>
        </w:rPr>
        <w:t>and may</w:t>
      </w:r>
      <w:r w:rsidR="00506F62">
        <w:rPr>
          <w:rFonts w:ascii="Times New Roman" w:hAnsi="Times New Roman" w:cs="Times New Roman"/>
          <w:lang w:val="en-GB"/>
        </w:rPr>
        <w:t xml:space="preserve"> downloaded</w:t>
      </w:r>
      <w:r w:rsidR="006A5C14" w:rsidRPr="005A75E4">
        <w:rPr>
          <w:rFonts w:ascii="Times New Roman" w:hAnsi="Times New Roman" w:cs="Times New Roman"/>
          <w:lang w:val="en-GB"/>
        </w:rPr>
        <w:t xml:space="preserve"> using</w:t>
      </w:r>
      <w:r w:rsidR="00CB7407">
        <w:rPr>
          <w:rFonts w:ascii="Times New Roman" w:hAnsi="Times New Roman" w:cs="Times New Roman"/>
          <w:lang w:val="en-GB"/>
        </w:rPr>
        <w:t xml:space="preserve"> </w:t>
      </w:r>
      <w:proofErr w:type="spellStart"/>
      <w:r w:rsidR="006A5657" w:rsidRPr="00727A4B">
        <w:rPr>
          <w:rFonts w:ascii="Courier New" w:eastAsia="Times New Roman" w:hAnsi="Courier New" w:cs="Courier New"/>
          <w:color w:val="2D3B45"/>
          <w:kern w:val="0"/>
          <w:sz w:val="20"/>
          <w:szCs w:val="20"/>
          <w:lang w:eastAsia="en-GB"/>
          <w14:ligatures w14:val="none"/>
        </w:rPr>
        <w:t>wget</w:t>
      </w:r>
      <w:proofErr w:type="spellEnd"/>
      <w:r w:rsidR="006A5657" w:rsidRPr="00727A4B">
        <w:rPr>
          <w:rFonts w:ascii="Times New Roman" w:eastAsia="Times New Roman" w:hAnsi="Times New Roman" w:cs="Times New Roman"/>
          <w:b/>
          <w:color w:val="2D3B45"/>
          <w:kern w:val="0"/>
          <w:lang w:eastAsia="en-GB"/>
          <w14:ligatures w14:val="none"/>
        </w:rPr>
        <w:t xml:space="preserve"> </w:t>
      </w:r>
      <w:r w:rsidR="00416A6C" w:rsidRPr="00727A4B">
        <w:rPr>
          <w:rFonts w:ascii="Times New Roman" w:eastAsia="Times New Roman" w:hAnsi="Times New Roman" w:cs="Times New Roman"/>
          <w:color w:val="2D3B45"/>
          <w:kern w:val="0"/>
          <w:lang w:eastAsia="en-GB"/>
          <w14:ligatures w14:val="none"/>
        </w:rPr>
        <w:t xml:space="preserve">command </w:t>
      </w:r>
      <w:r w:rsidR="00B62C89" w:rsidRPr="00727A4B">
        <w:rPr>
          <w:rFonts w:ascii="Times New Roman" w:eastAsia="Times New Roman" w:hAnsi="Times New Roman" w:cs="Times New Roman"/>
          <w:color w:val="2D3B45"/>
          <w:kern w:val="0"/>
          <w:lang w:eastAsia="en-GB"/>
          <w14:ligatures w14:val="none"/>
        </w:rPr>
        <w:t>with in</w:t>
      </w:r>
      <w:r w:rsidR="00FC1D54" w:rsidRPr="00727A4B">
        <w:rPr>
          <w:rFonts w:ascii="Times New Roman" w:eastAsia="Times New Roman" w:hAnsi="Times New Roman" w:cs="Times New Roman"/>
          <w:color w:val="2D3B45"/>
          <w:kern w:val="0"/>
          <w:lang w:eastAsia="en-GB"/>
          <w14:ligatures w14:val="none"/>
        </w:rPr>
        <w:t xml:space="preserve"> </w:t>
      </w:r>
      <w:r w:rsidR="00FC1D54" w:rsidRPr="00727A4B">
        <w:rPr>
          <w:rFonts w:ascii="Times New Roman" w:eastAsia="Times New Roman" w:hAnsi="Times New Roman" w:cs="Times New Roman"/>
          <w:b/>
          <w:color w:val="2D3B45"/>
          <w:kern w:val="0"/>
          <w:lang w:eastAsia="en-GB"/>
          <w14:ligatures w14:val="none"/>
        </w:rPr>
        <w:t>ubuntu</w:t>
      </w:r>
      <w:r w:rsidR="00BF55A2" w:rsidRPr="00727A4B">
        <w:rPr>
          <w:rFonts w:ascii="Times New Roman" w:eastAsia="Times New Roman" w:hAnsi="Times New Roman" w:cs="Times New Roman"/>
          <w:b/>
          <w:color w:val="2D3B45"/>
          <w:kern w:val="0"/>
          <w:lang w:eastAsia="en-GB"/>
          <w14:ligatures w14:val="none"/>
        </w:rPr>
        <w:t xml:space="preserve"> v</w:t>
      </w:r>
      <w:r w:rsidR="00BC6B80" w:rsidRPr="00727A4B">
        <w:rPr>
          <w:rFonts w:ascii="Times New Roman" w:eastAsia="Times New Roman" w:hAnsi="Times New Roman" w:cs="Times New Roman"/>
          <w:b/>
          <w:color w:val="2D3B45"/>
          <w:kern w:val="0"/>
          <w:lang w:eastAsia="en-GB"/>
          <w14:ligatures w14:val="none"/>
        </w:rPr>
        <w:t>24.</w:t>
      </w:r>
      <w:r w:rsidR="00416A6C" w:rsidRPr="00727A4B">
        <w:rPr>
          <w:rFonts w:ascii="Times New Roman" w:eastAsia="Times New Roman" w:hAnsi="Times New Roman" w:cs="Times New Roman"/>
          <w:b/>
          <w:color w:val="2D3B45"/>
          <w:kern w:val="0"/>
          <w:lang w:eastAsia="en-GB"/>
          <w14:ligatures w14:val="none"/>
        </w:rPr>
        <w:t>04</w:t>
      </w:r>
      <w:r w:rsidR="001A65AE" w:rsidRPr="00727A4B">
        <w:rPr>
          <w:rFonts w:ascii="Times New Roman" w:eastAsia="Times New Roman" w:hAnsi="Times New Roman" w:cs="Times New Roman"/>
          <w:color w:val="2D3B45"/>
          <w:kern w:val="0"/>
          <w:lang w:eastAsia="en-GB"/>
          <w14:ligatures w14:val="none"/>
        </w:rPr>
        <w:t xml:space="preserve"> </w:t>
      </w:r>
      <w:r w:rsidR="00196B45">
        <w:rPr>
          <w:rFonts w:ascii="Times New Roman" w:eastAsia="Times New Roman" w:hAnsi="Times New Roman" w:cs="Times New Roman"/>
          <w:color w:val="2D3B45"/>
          <w:kern w:val="0"/>
          <w:lang w:eastAsia="en-GB"/>
          <w14:ligatures w14:val="none"/>
        </w:rPr>
        <w:t>.</w:t>
      </w:r>
      <w:r w:rsidR="00196B45">
        <w:rPr>
          <w:rFonts w:ascii="Times New Roman" w:eastAsia="Times New Roman" w:hAnsi="Times New Roman" w:cs="Times New Roman"/>
          <w:color w:val="2D3B45"/>
          <w:kern w:val="0"/>
          <w:lang w:eastAsia="en-GB"/>
          <w14:ligatures w14:val="none"/>
        </w:rPr>
        <w:fldChar w:fldCharType="begin"/>
      </w:r>
      <w:r w:rsidR="007405B3">
        <w:rPr>
          <w:rFonts w:ascii="Times New Roman" w:eastAsia="Times New Roman" w:hAnsi="Times New Roman" w:cs="Times New Roman"/>
          <w:color w:val="2D3B45"/>
          <w:kern w:val="0"/>
          <w:lang w:eastAsia="en-GB"/>
          <w14:ligatures w14:val="none"/>
        </w:rPr>
        <w:instrText xml:space="preserve"> ADDIN EN.CITE &lt;EndNote&gt;&lt;Cite&gt;&lt;Author&gt;Shaw&lt;/Author&gt;&lt;Year&gt;2024&lt;/Year&gt;&lt;RecNum&gt;4&lt;/RecNum&gt;&lt;DisplayText&gt;(Shaw, 2024)&lt;/DisplayText&gt;&lt;record&gt;&lt;rec-number&gt;4&lt;/rec-number&gt;&lt;foreign-keys&gt;&lt;key app="EN" db-id="fzpasv996setz4e0vx0xzp062wde5vv2ftae" timestamp="1743746449"&gt;4&lt;/key&gt;&lt;/foreign-keys&gt;&lt;ref-type name="Web Page"&gt;12&lt;/ref-type&gt;&lt;contributors&gt;&lt;authors&gt;&lt;author&gt;Ethan Shaw&lt;/author&gt;&lt;/authors&gt;&lt;/contributors&gt;&lt;titles&gt;&lt;title&gt;ubuntu.com codebase&lt;/title&gt;&lt;/titles&gt;&lt;number&gt;01-04-2025&lt;/number&gt;&lt;dates&gt;&lt;year&gt;2024&lt;/year&gt;&lt;/dates&gt;&lt;urls&gt;&lt;related-urls&gt;&lt;url&gt;https://github.com/canonical/ubuntu.com&lt;/url&gt;&lt;/related-urls&gt;&lt;/urls&gt;&lt;/record&gt;&lt;/Cite&gt;&lt;/EndNote&gt;</w:instrText>
      </w:r>
      <w:r w:rsidR="00196B45">
        <w:rPr>
          <w:rFonts w:ascii="Times New Roman" w:eastAsia="Times New Roman" w:hAnsi="Times New Roman" w:cs="Times New Roman"/>
          <w:color w:val="2D3B45"/>
          <w:kern w:val="0"/>
          <w:lang w:eastAsia="en-GB"/>
          <w14:ligatures w14:val="none"/>
        </w:rPr>
        <w:fldChar w:fldCharType="separate"/>
      </w:r>
      <w:r w:rsidR="007405B3">
        <w:rPr>
          <w:rFonts w:ascii="Times New Roman" w:eastAsia="Times New Roman" w:hAnsi="Times New Roman" w:cs="Times New Roman"/>
          <w:noProof/>
          <w:color w:val="2D3B45"/>
          <w:kern w:val="0"/>
          <w:lang w:eastAsia="en-GB"/>
          <w14:ligatures w14:val="none"/>
        </w:rPr>
        <w:t>(Shaw, 2024)</w:t>
      </w:r>
      <w:r w:rsidR="00196B45">
        <w:rPr>
          <w:rFonts w:ascii="Times New Roman" w:eastAsia="Times New Roman" w:hAnsi="Times New Roman" w:cs="Times New Roman"/>
          <w:color w:val="2D3B45"/>
          <w:kern w:val="0"/>
          <w:lang w:eastAsia="en-GB"/>
          <w14:ligatures w14:val="none"/>
        </w:rPr>
        <w:fldChar w:fldCharType="end"/>
      </w:r>
      <w:r w:rsidR="00941402" w:rsidRPr="00727A4B">
        <w:rPr>
          <w:rFonts w:ascii="Times New Roman" w:eastAsia="Times New Roman" w:hAnsi="Times New Roman" w:cs="Times New Roman"/>
          <w:color w:val="2D3B45"/>
          <w:kern w:val="0"/>
          <w:lang w:eastAsia="en-GB"/>
          <w14:ligatures w14:val="none"/>
        </w:rPr>
        <w:t>The file format</w:t>
      </w:r>
      <w:r w:rsidR="00304CF3" w:rsidRPr="00727A4B">
        <w:rPr>
          <w:rFonts w:ascii="Times New Roman" w:eastAsia="Times New Roman" w:hAnsi="Times New Roman" w:cs="Times New Roman"/>
          <w:color w:val="2D3B45"/>
          <w:kern w:val="0"/>
          <w:lang w:eastAsia="en-GB"/>
          <w14:ligatures w14:val="none"/>
        </w:rPr>
        <w:t xml:space="preserve"> of raw files were </w:t>
      </w:r>
      <w:r w:rsidR="00304CF3" w:rsidRPr="00727A4B">
        <w:rPr>
          <w:rFonts w:ascii="Courier New" w:eastAsia="Times New Roman" w:hAnsi="Courier New" w:cs="Courier New"/>
          <w:color w:val="2D3B45"/>
          <w:kern w:val="0"/>
          <w:sz w:val="20"/>
          <w:szCs w:val="20"/>
          <w:lang w:eastAsia="en-GB"/>
          <w14:ligatures w14:val="none"/>
        </w:rPr>
        <w:t>.</w:t>
      </w:r>
      <w:proofErr w:type="spellStart"/>
      <w:r w:rsidR="00621303" w:rsidRPr="00727A4B">
        <w:rPr>
          <w:rFonts w:ascii="Courier New" w:eastAsia="Times New Roman" w:hAnsi="Courier New" w:cs="Courier New"/>
          <w:color w:val="2D3B45"/>
          <w:kern w:val="0"/>
          <w:sz w:val="20"/>
          <w:szCs w:val="20"/>
          <w:lang w:eastAsia="en-GB"/>
          <w14:ligatures w14:val="none"/>
        </w:rPr>
        <w:t>fastq</w:t>
      </w:r>
      <w:proofErr w:type="spellEnd"/>
      <w:r w:rsidR="00621303" w:rsidRPr="00727A4B">
        <w:rPr>
          <w:rFonts w:ascii="Times New Roman" w:eastAsia="Times New Roman" w:hAnsi="Times New Roman" w:cs="Times New Roman"/>
          <w:color w:val="2D3B45"/>
          <w:kern w:val="0"/>
          <w:lang w:eastAsia="en-GB"/>
          <w14:ligatures w14:val="none"/>
        </w:rPr>
        <w:t xml:space="preserve"> the standard </w:t>
      </w:r>
      <w:r w:rsidR="00BE38B3" w:rsidRPr="00727A4B">
        <w:rPr>
          <w:rFonts w:ascii="Times New Roman" w:eastAsia="Times New Roman" w:hAnsi="Times New Roman" w:cs="Times New Roman"/>
          <w:color w:val="2D3B45"/>
          <w:kern w:val="0"/>
          <w:lang w:eastAsia="en-GB"/>
          <w14:ligatures w14:val="none"/>
        </w:rPr>
        <w:t>file format for</w:t>
      </w:r>
      <w:r w:rsidR="008A7F00" w:rsidRPr="00727A4B">
        <w:rPr>
          <w:rFonts w:ascii="Times New Roman" w:eastAsia="Times New Roman" w:hAnsi="Times New Roman" w:cs="Times New Roman"/>
          <w:color w:val="2D3B45"/>
          <w:kern w:val="0"/>
          <w:lang w:eastAsia="en-GB"/>
          <w14:ligatures w14:val="none"/>
        </w:rPr>
        <w:t xml:space="preserve"> rep</w:t>
      </w:r>
      <w:r w:rsidR="008B5BB9" w:rsidRPr="00727A4B">
        <w:rPr>
          <w:rFonts w:ascii="Times New Roman" w:eastAsia="Times New Roman" w:hAnsi="Times New Roman" w:cs="Times New Roman"/>
          <w:color w:val="2D3B45"/>
          <w:kern w:val="0"/>
          <w:lang w:eastAsia="en-GB"/>
          <w14:ligatures w14:val="none"/>
        </w:rPr>
        <w:t xml:space="preserve">resenting </w:t>
      </w:r>
      <w:r w:rsidR="0008431A" w:rsidRPr="00727A4B">
        <w:rPr>
          <w:rFonts w:ascii="Times New Roman" w:eastAsia="Times New Roman" w:hAnsi="Times New Roman" w:cs="Times New Roman"/>
          <w:color w:val="2D3B45"/>
          <w:kern w:val="0"/>
          <w:lang w:eastAsia="en-GB"/>
          <w14:ligatures w14:val="none"/>
        </w:rPr>
        <w:t>nucleotide and protein sequences</w:t>
      </w:r>
      <w:r w:rsidR="00D86847" w:rsidRPr="00727A4B">
        <w:rPr>
          <w:rFonts w:ascii="Times New Roman" w:eastAsia="Times New Roman" w:hAnsi="Times New Roman" w:cs="Times New Roman"/>
          <w:color w:val="2D3B45"/>
          <w:kern w:val="0"/>
          <w:lang w:eastAsia="en-GB"/>
          <w14:ligatures w14:val="none"/>
        </w:rPr>
        <w:t xml:space="preserve"> </w:t>
      </w:r>
      <w:r w:rsidR="009854DC">
        <w:rPr>
          <w:rFonts w:ascii="Times New Roman" w:eastAsia="Times New Roman" w:hAnsi="Times New Roman" w:cs="Times New Roman"/>
          <w:color w:val="2D3B45"/>
          <w:kern w:val="0"/>
          <w:lang w:eastAsia="en-GB"/>
          <w14:ligatures w14:val="none"/>
        </w:rPr>
        <w:fldChar w:fldCharType="begin"/>
      </w:r>
      <w:r w:rsidR="00196B45">
        <w:rPr>
          <w:rFonts w:ascii="Times New Roman" w:eastAsia="Times New Roman" w:hAnsi="Times New Roman" w:cs="Times New Roman"/>
          <w:color w:val="2D3B45"/>
          <w:kern w:val="0"/>
          <w:lang w:eastAsia="en-GB"/>
          <w14:ligatures w14:val="none"/>
        </w:rPr>
        <w:instrText xml:space="preserve"> ADDIN EN.CITE &lt;EndNote&gt;&lt;Cite&gt;&lt;Author&gt;W R Pearson &lt;/Author&gt;&lt;RecNum&gt;3&lt;/RecNum&gt;&lt;DisplayText&gt;(W R Pearson )&lt;/DisplayText&gt;&lt;record&gt;&lt;rec-number&gt;3&lt;/rec-number&gt;&lt;foreign-keys&gt;&lt;key app="EN" db-id="fzpasv996setz4e0vx0xzp062wde5vv2ftae" timestamp="1743746087"&gt;3&lt;/key&gt;&lt;/foreign-keys&gt;&lt;ref-type name="Journal Article"&gt;17&lt;/ref-type&gt;&lt;contributors&gt;&lt;authors&gt;&lt;author&gt;W R Pearson , D J Lipman&lt;/author&gt;&lt;/authors&gt;&lt;/contributors&gt;&lt;titles&gt;&lt;title&gt;Improved tools for biological sequence comparison&lt;/title&gt;&lt;/titles&gt;&lt;dates&gt;&lt;/dates&gt;&lt;urls&gt;&lt;related-urls&gt;&lt;url&gt;https://pubmed.ncbi.nlm.nih.gov/3162770/&lt;/url&gt;&lt;/related-urls&gt;&lt;/urls&gt;&lt;electronic-resource-num&gt;10.1073/pnas.85.8.2444&lt;/electronic-resource-num&gt;&lt;/record&gt;&lt;/Cite&gt;&lt;/EndNote&gt;</w:instrText>
      </w:r>
      <w:r w:rsidR="009854DC">
        <w:rPr>
          <w:rFonts w:ascii="Times New Roman" w:eastAsia="Times New Roman" w:hAnsi="Times New Roman" w:cs="Times New Roman"/>
          <w:color w:val="2D3B45"/>
          <w:kern w:val="0"/>
          <w:lang w:eastAsia="en-GB"/>
          <w14:ligatures w14:val="none"/>
        </w:rPr>
        <w:fldChar w:fldCharType="separate"/>
      </w:r>
      <w:r w:rsidR="00196B45">
        <w:rPr>
          <w:rFonts w:ascii="Times New Roman" w:eastAsia="Times New Roman" w:hAnsi="Times New Roman" w:cs="Times New Roman"/>
          <w:noProof/>
          <w:color w:val="2D3B45"/>
          <w:kern w:val="0"/>
          <w:lang w:eastAsia="en-GB"/>
          <w14:ligatures w14:val="none"/>
        </w:rPr>
        <w:t>(W R Pearson )</w:t>
      </w:r>
      <w:r w:rsidR="009854DC">
        <w:rPr>
          <w:rFonts w:ascii="Times New Roman" w:eastAsia="Times New Roman" w:hAnsi="Times New Roman" w:cs="Times New Roman"/>
          <w:color w:val="2D3B45"/>
          <w:kern w:val="0"/>
          <w:lang w:eastAsia="en-GB"/>
          <w14:ligatures w14:val="none"/>
        </w:rPr>
        <w:fldChar w:fldCharType="end"/>
      </w:r>
      <w:r w:rsidR="00623BF4" w:rsidRPr="00727A4B">
        <w:rPr>
          <w:rFonts w:ascii="Times New Roman" w:eastAsia="Times New Roman" w:hAnsi="Times New Roman" w:cs="Times New Roman"/>
          <w:color w:val="2D3B45"/>
          <w:kern w:val="0"/>
          <w:lang w:eastAsia="en-GB"/>
          <w14:ligatures w14:val="none"/>
        </w:rPr>
        <w:t>.</w:t>
      </w:r>
      <w:r w:rsidR="00BE38B3" w:rsidRPr="00727A4B">
        <w:rPr>
          <w:rFonts w:ascii="Times New Roman" w:eastAsia="Times New Roman" w:hAnsi="Times New Roman" w:cs="Times New Roman"/>
          <w:color w:val="2D3B45"/>
          <w:kern w:val="0"/>
          <w:lang w:eastAsia="en-GB"/>
          <w14:ligatures w14:val="none"/>
        </w:rPr>
        <w:t xml:space="preserve"> </w:t>
      </w:r>
      <w:r w:rsidR="00A6599E" w:rsidRPr="00727A4B">
        <w:rPr>
          <w:rFonts w:ascii="Times New Roman" w:eastAsia="Times New Roman" w:hAnsi="Times New Roman" w:cs="Times New Roman"/>
          <w:color w:val="2D3B45"/>
          <w:kern w:val="0"/>
          <w:lang w:eastAsia="en-GB"/>
          <w14:ligatures w14:val="none"/>
        </w:rPr>
        <w:t xml:space="preserve">The </w:t>
      </w:r>
      <w:r w:rsidR="000F15BD" w:rsidRPr="00727A4B">
        <w:rPr>
          <w:rFonts w:ascii="Times New Roman" w:eastAsia="Times New Roman" w:hAnsi="Times New Roman" w:cs="Times New Roman"/>
          <w:color w:val="2D3B45"/>
          <w:kern w:val="0"/>
          <w:lang w:eastAsia="en-GB"/>
          <w14:ligatures w14:val="none"/>
        </w:rPr>
        <w:t>samples</w:t>
      </w:r>
      <w:r w:rsidR="00C96219" w:rsidRPr="00727A4B">
        <w:rPr>
          <w:rFonts w:ascii="Times New Roman" w:eastAsia="Times New Roman" w:hAnsi="Times New Roman" w:cs="Times New Roman"/>
          <w:color w:val="2D3B45"/>
          <w:kern w:val="0"/>
          <w:lang w:eastAsia="en-GB"/>
          <w14:ligatures w14:val="none"/>
        </w:rPr>
        <w:t xml:space="preserve"> </w:t>
      </w:r>
      <w:r w:rsidR="00E44647" w:rsidRPr="00727A4B">
        <w:rPr>
          <w:rFonts w:ascii="Times New Roman" w:eastAsia="Times New Roman" w:hAnsi="Times New Roman" w:cs="Times New Roman"/>
          <w:b/>
          <w:color w:val="2D3B45"/>
          <w:kern w:val="0"/>
          <w:lang w:eastAsia="en-GB"/>
          <w14:ligatures w14:val="none"/>
        </w:rPr>
        <w:t>GN 3, 6, 9</w:t>
      </w:r>
      <w:r w:rsidR="00AC79C3" w:rsidRPr="00727A4B">
        <w:rPr>
          <w:rFonts w:ascii="Times New Roman" w:eastAsia="Times New Roman" w:hAnsi="Times New Roman" w:cs="Times New Roman"/>
          <w:b/>
          <w:color w:val="2D3B45"/>
          <w:kern w:val="0"/>
          <w:lang w:eastAsia="en-GB"/>
          <w14:ligatures w14:val="none"/>
        </w:rPr>
        <w:t xml:space="preserve"> is</w:t>
      </w:r>
      <w:r w:rsidR="00E44647" w:rsidRPr="00727A4B">
        <w:rPr>
          <w:rFonts w:ascii="Times New Roman" w:eastAsia="Times New Roman" w:hAnsi="Times New Roman" w:cs="Times New Roman"/>
          <w:color w:val="2D3B45"/>
          <w:kern w:val="0"/>
          <w:lang w:eastAsia="en-GB"/>
          <w14:ligatures w14:val="none"/>
        </w:rPr>
        <w:t xml:space="preserve"> Three separate clinical samples from THREE separate septic patients sequenced with PacBio HiFi reads, identified as </w:t>
      </w:r>
      <w:r w:rsidR="00E44647" w:rsidRPr="00C70B79">
        <w:rPr>
          <w:rFonts w:ascii="Times New Roman" w:eastAsia="Times New Roman" w:hAnsi="Times New Roman" w:cs="Times New Roman"/>
          <w:i/>
          <w:color w:val="2D3B45"/>
          <w:kern w:val="0"/>
          <w:lang w:eastAsia="en-GB"/>
          <w14:ligatures w14:val="none"/>
        </w:rPr>
        <w:t>E. coli</w:t>
      </w:r>
      <w:r w:rsidR="00E44647" w:rsidRPr="00727A4B">
        <w:rPr>
          <w:rFonts w:ascii="Times New Roman" w:eastAsia="Times New Roman" w:hAnsi="Times New Roman" w:cs="Times New Roman"/>
          <w:color w:val="2D3B45"/>
          <w:kern w:val="0"/>
          <w:lang w:eastAsia="en-GB"/>
          <w14:ligatures w14:val="none"/>
        </w:rPr>
        <w:t xml:space="preserve"> x30 refers to 30-fold coverage</w:t>
      </w:r>
      <w:r w:rsidR="00AC79C3" w:rsidRPr="00727A4B">
        <w:rPr>
          <w:rFonts w:ascii="Times New Roman" w:eastAsia="Times New Roman" w:hAnsi="Times New Roman" w:cs="Times New Roman"/>
          <w:color w:val="2D3B45"/>
          <w:kern w:val="0"/>
          <w:lang w:eastAsia="en-GB"/>
          <w14:ligatures w14:val="none"/>
        </w:rPr>
        <w:t>.</w:t>
      </w:r>
      <w:r w:rsidR="004B64F5" w:rsidRPr="00727A4B">
        <w:rPr>
          <w:rFonts w:ascii="Times New Roman" w:eastAsia="Times New Roman" w:hAnsi="Times New Roman" w:cs="Times New Roman"/>
          <w:color w:val="2D3B45"/>
          <w:kern w:val="0"/>
          <w:lang w:eastAsia="en-GB"/>
          <w14:ligatures w14:val="none"/>
        </w:rPr>
        <w:t xml:space="preserve"> </w:t>
      </w:r>
      <w:r w:rsidR="00387A9E" w:rsidRPr="00387A9E">
        <w:rPr>
          <w:rFonts w:ascii="Times New Roman" w:eastAsia="Times New Roman" w:hAnsi="Times New Roman" w:cs="Times New Roman"/>
          <w:color w:val="2D3B45"/>
          <w:kern w:val="0"/>
          <w:lang w:val="en-GB" w:eastAsia="en-GB"/>
          <w14:ligatures w14:val="none"/>
        </w:rPr>
        <w:t>The study involved bacterial culturing on standard LB liquid media</w:t>
      </w:r>
      <w:r w:rsidR="00650B36">
        <w:rPr>
          <w:rFonts w:ascii="Times New Roman" w:eastAsia="Times New Roman" w:hAnsi="Times New Roman" w:cs="Times New Roman"/>
          <w:color w:val="2D3B45"/>
          <w:kern w:val="0"/>
          <w:lang w:val="en-GB" w:eastAsia="en-GB"/>
          <w14:ligatures w14:val="none"/>
        </w:rPr>
        <w:t xml:space="preserve"> overnight </w:t>
      </w:r>
      <w:r w:rsidR="009F7624">
        <w:rPr>
          <w:rFonts w:ascii="Times New Roman" w:eastAsia="Times New Roman" w:hAnsi="Times New Roman" w:cs="Times New Roman"/>
          <w:color w:val="2D3B45"/>
          <w:kern w:val="0"/>
          <w:lang w:val="en-GB" w:eastAsia="en-GB"/>
          <w14:ligatures w14:val="none"/>
        </w:rPr>
        <w:t xml:space="preserve">at </w:t>
      </w:r>
      <w:r w:rsidR="00080E86">
        <w:rPr>
          <w:rFonts w:ascii="Times New Roman" w:eastAsia="Times New Roman" w:hAnsi="Times New Roman" w:cs="Times New Roman"/>
          <w:color w:val="2D3B45"/>
          <w:kern w:val="0"/>
          <w:lang w:val="en-GB" w:eastAsia="en-GB"/>
          <w14:ligatures w14:val="none"/>
        </w:rPr>
        <w:t>37</w:t>
      </w:r>
      <w:r w:rsidR="00E829B1">
        <w:rPr>
          <w:rFonts w:ascii="Times New Roman" w:eastAsia="Times New Roman" w:hAnsi="Times New Roman" w:cs="Times New Roman"/>
          <w:color w:val="2D3B45"/>
          <w:kern w:val="0"/>
          <w:lang w:val="en-GB" w:eastAsia="en-GB"/>
          <w14:ligatures w14:val="none"/>
        </w:rPr>
        <w:t xml:space="preserve"> degree Celsius</w:t>
      </w:r>
      <w:r w:rsidR="00387A9E" w:rsidRPr="00387A9E">
        <w:rPr>
          <w:rFonts w:ascii="Times New Roman" w:eastAsia="Times New Roman" w:hAnsi="Times New Roman" w:cs="Times New Roman"/>
          <w:color w:val="2D3B45"/>
          <w:kern w:val="0"/>
          <w:lang w:val="en-GB" w:eastAsia="en-GB"/>
          <w14:ligatures w14:val="none"/>
        </w:rPr>
        <w:t xml:space="preserve">, DNA extraction using a Qiagen Power Max Soil kit, library preparation using PacBio's </w:t>
      </w:r>
      <w:proofErr w:type="spellStart"/>
      <w:r w:rsidR="00387A9E" w:rsidRPr="00387A9E">
        <w:rPr>
          <w:rFonts w:ascii="Times New Roman" w:eastAsia="Times New Roman" w:hAnsi="Times New Roman" w:cs="Times New Roman"/>
          <w:color w:val="2D3B45"/>
          <w:kern w:val="0"/>
          <w:lang w:val="en-GB" w:eastAsia="en-GB"/>
          <w14:ligatures w14:val="none"/>
        </w:rPr>
        <w:t>SMRTbell</w:t>
      </w:r>
      <w:proofErr w:type="spellEnd"/>
      <w:r w:rsidR="00387A9E" w:rsidRPr="00387A9E">
        <w:rPr>
          <w:rFonts w:ascii="Times New Roman" w:eastAsia="Times New Roman" w:hAnsi="Times New Roman" w:cs="Times New Roman"/>
          <w:color w:val="2D3B45"/>
          <w:kern w:val="0"/>
          <w:lang w:val="en-GB" w:eastAsia="en-GB"/>
          <w14:ligatures w14:val="none"/>
        </w:rPr>
        <w:t xml:space="preserve"> prep kit 3.0, and sequencing using PacBio's Sequel </w:t>
      </w:r>
      <w:proofErr w:type="spellStart"/>
      <w:r w:rsidR="00387A9E" w:rsidRPr="00387A9E">
        <w:rPr>
          <w:rFonts w:ascii="Times New Roman" w:eastAsia="Times New Roman" w:hAnsi="Times New Roman" w:cs="Times New Roman"/>
          <w:color w:val="2D3B45"/>
          <w:kern w:val="0"/>
          <w:lang w:val="en-GB" w:eastAsia="en-GB"/>
          <w14:ligatures w14:val="none"/>
        </w:rPr>
        <w:t>IIe</w:t>
      </w:r>
      <w:proofErr w:type="spellEnd"/>
      <w:r w:rsidR="00387A9E" w:rsidRPr="00387A9E">
        <w:rPr>
          <w:rFonts w:ascii="Times New Roman" w:eastAsia="Times New Roman" w:hAnsi="Times New Roman" w:cs="Times New Roman"/>
          <w:color w:val="2D3B45"/>
          <w:kern w:val="0"/>
          <w:lang w:val="en-GB" w:eastAsia="en-GB"/>
          <w14:ligatures w14:val="none"/>
        </w:rPr>
        <w:t xml:space="preserve"> machine</w:t>
      </w:r>
      <w:r w:rsidR="00BF3241" w:rsidRPr="00727A4B">
        <w:rPr>
          <w:rFonts w:ascii="Times New Roman" w:eastAsia="Times New Roman" w:hAnsi="Times New Roman" w:cs="Times New Roman"/>
          <w:color w:val="2D3B45"/>
          <w:kern w:val="0"/>
          <w:lang w:eastAsia="en-GB"/>
          <w14:ligatures w14:val="none"/>
        </w:rPr>
        <w:t xml:space="preserve">, with </w:t>
      </w:r>
      <w:r w:rsidR="00F07420" w:rsidRPr="00F07420">
        <w:rPr>
          <w:rFonts w:ascii="Times New Roman" w:eastAsia="Times New Roman" w:hAnsi="Times New Roman" w:cs="Times New Roman"/>
          <w:color w:val="2D3B45"/>
          <w:kern w:val="0"/>
          <w:lang w:eastAsia="en-GB"/>
          <w14:ligatures w14:val="none"/>
        </w:rPr>
        <w:t>base calling</w:t>
      </w:r>
      <w:r w:rsidR="00BF3241" w:rsidRPr="00727A4B">
        <w:rPr>
          <w:rFonts w:ascii="Times New Roman" w:eastAsia="Times New Roman" w:hAnsi="Times New Roman" w:cs="Times New Roman"/>
          <w:color w:val="2D3B45"/>
          <w:kern w:val="0"/>
          <w:lang w:eastAsia="en-GB"/>
          <w14:ligatures w14:val="none"/>
        </w:rPr>
        <w:t xml:space="preserve"> by SMRT LINK V13.0.</w:t>
      </w:r>
      <w:r w:rsidR="0034796B">
        <w:rPr>
          <w:rFonts w:ascii="Times New Roman" w:eastAsia="Times New Roman" w:hAnsi="Times New Roman" w:cs="Times New Roman"/>
          <w:color w:val="2D3B45"/>
          <w:kern w:val="0"/>
          <w:lang w:eastAsia="en-GB"/>
          <w14:ligatures w14:val="none"/>
        </w:rPr>
        <w:fldChar w:fldCharType="begin"/>
      </w:r>
      <w:r w:rsidR="0034796B">
        <w:rPr>
          <w:rFonts w:ascii="Times New Roman" w:eastAsia="Times New Roman" w:hAnsi="Times New Roman" w:cs="Times New Roman"/>
          <w:color w:val="2D3B45"/>
          <w:kern w:val="0"/>
          <w:lang w:eastAsia="en-GB"/>
          <w14:ligatures w14:val="none"/>
        </w:rPr>
        <w:instrText xml:space="preserve"> ADDIN EN.CITE &lt;EndNote&gt;&lt;Cite&gt;&lt;Author&gt;PacBio&lt;/Author&gt;&lt;RecNum&gt;6&lt;/RecNum&gt;&lt;DisplayText&gt;(PacBio)&lt;/DisplayText&gt;&lt;record&gt;&lt;rec-number&gt;6&lt;/rec-number&gt;&lt;foreign-keys&gt;&lt;key app="EN" db-id="fzpasv996setz4e0vx0xzp062wde5vv2ftae" timestamp="1743747006"&gt;6&lt;/key&gt;&lt;/foreign-keys&gt;&lt;ref-type name="Web Page"&gt;12&lt;/ref-type&gt;&lt;contributors&gt;&lt;authors&gt;&lt;author&gt;PacBio&lt;/author&gt;&lt;/authors&gt;&lt;/contributors&gt;&lt;titles&gt;&lt;title&gt;Library prep + barcoding kits&amp;#xD;Reagent kits for preparing HiFi and Onso sequencing libraries&lt;/title&gt;&lt;/titles&gt;&lt;volume&gt;2025&lt;/volume&gt;&lt;number&gt;01-04-2025&lt;/number&gt;&lt;dates&gt;&lt;/dates&gt;&lt;urls&gt;&lt;related-urls&gt;&lt;url&gt;[https://www.pacb.com/products-and-services/consumables/library-prep-and-barcoding-kits/Links to an external site.] &lt;/url&gt;&lt;/related-urls&gt;&lt;/urls&gt;&lt;/record&gt;&lt;/Cite&gt;&lt;/EndNote&gt;</w:instrText>
      </w:r>
      <w:r w:rsidR="0034796B">
        <w:rPr>
          <w:rFonts w:ascii="Times New Roman" w:eastAsia="Times New Roman" w:hAnsi="Times New Roman" w:cs="Times New Roman"/>
          <w:color w:val="2D3B45"/>
          <w:kern w:val="0"/>
          <w:lang w:eastAsia="en-GB"/>
          <w14:ligatures w14:val="none"/>
        </w:rPr>
        <w:fldChar w:fldCharType="separate"/>
      </w:r>
      <w:r w:rsidR="0034796B">
        <w:rPr>
          <w:rFonts w:ascii="Times New Roman" w:eastAsia="Times New Roman" w:hAnsi="Times New Roman" w:cs="Times New Roman"/>
          <w:noProof/>
          <w:color w:val="2D3B45"/>
          <w:kern w:val="0"/>
          <w:lang w:eastAsia="en-GB"/>
          <w14:ligatures w14:val="none"/>
        </w:rPr>
        <w:t>(PacBio)</w:t>
      </w:r>
      <w:r w:rsidR="0034796B">
        <w:rPr>
          <w:rFonts w:ascii="Times New Roman" w:eastAsia="Times New Roman" w:hAnsi="Times New Roman" w:cs="Times New Roman"/>
          <w:color w:val="2D3B45"/>
          <w:kern w:val="0"/>
          <w:lang w:eastAsia="en-GB"/>
          <w14:ligatures w14:val="none"/>
        </w:rPr>
        <w:fldChar w:fldCharType="end"/>
      </w:r>
      <w:r w:rsidR="00BF3241" w:rsidRPr="00727A4B">
        <w:rPr>
          <w:rFonts w:ascii="Times New Roman" w:hAnsi="Times New Roman" w:cs="Times New Roman"/>
        </w:rPr>
        <w:br/>
      </w:r>
    </w:p>
    <w:p w14:paraId="77E027D7" w14:textId="4CC36A6E" w:rsidR="00EB6569" w:rsidRDefault="00BF1527" w:rsidP="00727A4B">
      <w:pPr>
        <w:shd w:val="clear" w:color="auto" w:fill="FFFFFF" w:themeFill="background1"/>
        <w:spacing w:after="0" w:line="240" w:lineRule="auto"/>
      </w:pPr>
      <w:r w:rsidRPr="00727A4B">
        <w:rPr>
          <w:rFonts w:eastAsia="Times New Roman" w:cs="Times New Roman"/>
          <w:b/>
          <w:color w:val="2D3B45"/>
          <w:kern w:val="0"/>
          <w:sz w:val="28"/>
          <w:szCs w:val="28"/>
          <w:u w:val="single"/>
          <w:lang w:eastAsia="en-GB"/>
          <w14:ligatures w14:val="none"/>
        </w:rPr>
        <w:t>Sample ana</w:t>
      </w:r>
      <w:r w:rsidR="00136B61" w:rsidRPr="00727A4B">
        <w:rPr>
          <w:rFonts w:eastAsia="Times New Roman" w:cs="Times New Roman"/>
          <w:b/>
          <w:color w:val="2D3B45"/>
          <w:kern w:val="0"/>
          <w:sz w:val="28"/>
          <w:szCs w:val="28"/>
          <w:u w:val="single"/>
          <w:lang w:eastAsia="en-GB"/>
          <w14:ligatures w14:val="none"/>
        </w:rPr>
        <w:t>lysis with different  command base search engines</w:t>
      </w:r>
      <w:r w:rsidR="001E0195">
        <w:rPr>
          <w:rFonts w:ascii="inherit" w:eastAsia="Times New Roman" w:hAnsi="inherit" w:cs="Times New Roman"/>
          <w:b/>
          <w:bCs/>
          <w:color w:val="2D3B45"/>
          <w:kern w:val="0"/>
          <w:u w:val="single"/>
          <w:lang w:eastAsia="en-GB"/>
          <w14:ligatures w14:val="none"/>
        </w:rPr>
        <w:br/>
      </w:r>
      <w:r w:rsidR="001E0195">
        <w:rPr>
          <w:rFonts w:ascii="inherit" w:eastAsia="Times New Roman" w:hAnsi="inherit" w:cs="Times New Roman"/>
          <w:b/>
          <w:bCs/>
          <w:color w:val="2D3B45"/>
          <w:kern w:val="0"/>
          <w:u w:val="single"/>
          <w:lang w:eastAsia="en-GB"/>
          <w14:ligatures w14:val="none"/>
        </w:rPr>
        <w:br/>
      </w:r>
      <w:r w:rsidR="00223678" w:rsidRPr="00727A4B">
        <w:rPr>
          <w:rFonts w:ascii="Times New Roman" w:hAnsi="Times New Roman" w:cs="Times New Roman"/>
          <w:color w:val="000000" w:themeColor="text1"/>
        </w:rPr>
        <w:t>All analyses were performed using command-line bioinformatics tools</w:t>
      </w:r>
      <w:r w:rsidR="005D5337" w:rsidRPr="00727A4B">
        <w:rPr>
          <w:rFonts w:ascii="Times New Roman" w:eastAsia="Times New Roman" w:hAnsi="Times New Roman" w:cs="Times New Roman"/>
          <w:color w:val="2D3B45"/>
          <w:kern w:val="0"/>
          <w:lang w:eastAsia="en-GB"/>
          <w14:ligatures w14:val="none"/>
        </w:rPr>
        <w:t xml:space="preserve"> </w:t>
      </w:r>
      <w:r w:rsidR="00A0285E" w:rsidRPr="00727A4B">
        <w:rPr>
          <w:rFonts w:ascii="Times New Roman" w:eastAsia="Times New Roman" w:hAnsi="Times New Roman" w:cs="Times New Roman"/>
          <w:color w:val="2D3B45"/>
          <w:kern w:val="0"/>
          <w:lang w:eastAsia="en-GB"/>
          <w14:ligatures w14:val="none"/>
        </w:rPr>
        <w:t>with</w:t>
      </w:r>
      <w:r w:rsidR="00A10109" w:rsidRPr="00727A4B">
        <w:rPr>
          <w:rFonts w:ascii="Times New Roman" w:eastAsia="Times New Roman" w:hAnsi="Times New Roman" w:cs="Times New Roman"/>
          <w:color w:val="2D3B45"/>
          <w:kern w:val="0"/>
          <w:lang w:eastAsia="en-GB"/>
          <w14:ligatures w14:val="none"/>
        </w:rPr>
        <w:t>in</w:t>
      </w:r>
      <w:r w:rsidR="00283400" w:rsidRPr="00727A4B">
        <w:rPr>
          <w:rFonts w:ascii="Times New Roman" w:eastAsia="Times New Roman" w:hAnsi="Times New Roman" w:cs="Times New Roman"/>
          <w:color w:val="2D3B45"/>
          <w:kern w:val="0"/>
          <w:lang w:eastAsia="en-GB"/>
          <w14:ligatures w14:val="none"/>
        </w:rPr>
        <w:t xml:space="preserve"> </w:t>
      </w:r>
      <w:r w:rsidR="00283400" w:rsidRPr="00727A4B">
        <w:rPr>
          <w:rFonts w:ascii="Times New Roman" w:eastAsia="Times New Roman" w:hAnsi="Times New Roman" w:cs="Times New Roman"/>
          <w:b/>
          <w:color w:val="2D3B45"/>
          <w:kern w:val="0"/>
          <w:lang w:eastAsia="en-GB"/>
          <w14:ligatures w14:val="none"/>
        </w:rPr>
        <w:t>ubuntu</w:t>
      </w:r>
      <w:r w:rsidR="00E40207" w:rsidRPr="00727A4B">
        <w:rPr>
          <w:rFonts w:ascii="Times New Roman" w:eastAsia="Times New Roman" w:hAnsi="Times New Roman" w:cs="Times New Roman"/>
          <w:b/>
          <w:color w:val="2D3B45"/>
          <w:kern w:val="0"/>
          <w:lang w:eastAsia="en-GB"/>
          <w14:ligatures w14:val="none"/>
        </w:rPr>
        <w:t xml:space="preserve"> </w:t>
      </w:r>
      <w:r w:rsidR="00C47CC2" w:rsidRPr="00727A4B">
        <w:rPr>
          <w:rFonts w:ascii="Times New Roman" w:eastAsia="Times New Roman" w:hAnsi="Times New Roman" w:cs="Times New Roman"/>
          <w:b/>
          <w:color w:val="2D3B45"/>
          <w:kern w:val="0"/>
          <w:lang w:eastAsia="en-GB"/>
          <w14:ligatures w14:val="none"/>
        </w:rPr>
        <w:t>v</w:t>
      </w:r>
      <w:r w:rsidR="00A10153" w:rsidRPr="00727A4B">
        <w:rPr>
          <w:rFonts w:ascii="Times New Roman" w:eastAsia="Times New Roman" w:hAnsi="Times New Roman" w:cs="Times New Roman"/>
          <w:b/>
          <w:color w:val="2D3B45"/>
          <w:kern w:val="0"/>
          <w:lang w:eastAsia="en-GB"/>
          <w14:ligatures w14:val="none"/>
        </w:rPr>
        <w:t>24.04</w:t>
      </w:r>
      <w:r w:rsidR="00283400" w:rsidRPr="00727A4B">
        <w:rPr>
          <w:rFonts w:ascii="Times New Roman" w:eastAsia="Times New Roman" w:hAnsi="Times New Roman" w:cs="Times New Roman"/>
          <w:b/>
          <w:color w:val="2D3B45"/>
          <w:kern w:val="0"/>
          <w:lang w:eastAsia="en-GB"/>
          <w14:ligatures w14:val="none"/>
        </w:rPr>
        <w:t xml:space="preserve"> </w:t>
      </w:r>
      <w:r w:rsidR="00C47CC2" w:rsidRPr="00727A4B">
        <w:rPr>
          <w:rFonts w:ascii="Times New Roman" w:eastAsia="Times New Roman" w:hAnsi="Times New Roman" w:cs="Times New Roman"/>
          <w:b/>
          <w:color w:val="2D3B45"/>
          <w:kern w:val="0"/>
          <w:lang w:eastAsia="en-GB"/>
          <w14:ligatures w14:val="none"/>
        </w:rPr>
        <w:t xml:space="preserve"> </w:t>
      </w:r>
      <w:r w:rsidR="00F07420" w:rsidRPr="00F07420">
        <w:rPr>
          <w:rFonts w:ascii="Times New Roman" w:eastAsia="Times New Roman" w:hAnsi="Times New Roman" w:cs="Times New Roman"/>
          <w:b/>
          <w:bCs/>
          <w:color w:val="2D3B45"/>
          <w:kern w:val="0"/>
          <w:lang w:eastAsia="en-GB"/>
          <w14:ligatures w14:val="none"/>
        </w:rPr>
        <w:t>Linux</w:t>
      </w:r>
      <w:r w:rsidR="00C47CC2" w:rsidRPr="00727A4B">
        <w:rPr>
          <w:rFonts w:ascii="Times New Roman" w:eastAsia="Times New Roman" w:hAnsi="Times New Roman" w:cs="Times New Roman"/>
          <w:b/>
          <w:color w:val="2D3B45"/>
          <w:kern w:val="0"/>
          <w:lang w:eastAsia="en-GB"/>
          <w14:ligatures w14:val="none"/>
        </w:rPr>
        <w:t xml:space="preserve"> </w:t>
      </w:r>
      <w:r w:rsidR="009500F3" w:rsidRPr="00727A4B">
        <w:rPr>
          <w:rFonts w:ascii="Times New Roman" w:eastAsia="Times New Roman" w:hAnsi="Times New Roman" w:cs="Times New Roman"/>
          <w:b/>
          <w:color w:val="2D3B45"/>
          <w:kern w:val="0"/>
          <w:lang w:eastAsia="en-GB"/>
          <w14:ligatures w14:val="none"/>
        </w:rPr>
        <w:t>v</w:t>
      </w:r>
      <w:r w:rsidR="000A1786" w:rsidRPr="00727A4B">
        <w:rPr>
          <w:rFonts w:ascii="Times New Roman" w:eastAsia="Times New Roman" w:hAnsi="Times New Roman" w:cs="Times New Roman"/>
          <w:b/>
          <w:color w:val="2D3B45"/>
          <w:kern w:val="0"/>
          <w:lang w:eastAsia="en-GB"/>
          <w14:ligatures w14:val="none"/>
        </w:rPr>
        <w:t xml:space="preserve">6.12 </w:t>
      </w:r>
      <w:r w:rsidR="006D1A63">
        <w:rPr>
          <w:rFonts w:ascii="Times New Roman" w:eastAsia="Times New Roman" w:hAnsi="Times New Roman" w:cs="Times New Roman"/>
          <w:b/>
          <w:color w:val="2D3B45"/>
          <w:kern w:val="0"/>
          <w:lang w:eastAsia="en-GB"/>
          <w14:ligatures w14:val="none"/>
        </w:rPr>
        <w:t>.</w:t>
      </w:r>
      <w:r w:rsidR="006D1A63" w:rsidRPr="00AB5CE9">
        <w:rPr>
          <w:rFonts w:ascii="Times New Roman" w:eastAsia="Times New Roman" w:hAnsi="Times New Roman" w:cs="Times New Roman"/>
          <w:bCs/>
          <w:color w:val="2D3B45"/>
          <w:kern w:val="0"/>
          <w:lang w:eastAsia="en-GB"/>
          <w14:ligatures w14:val="none"/>
        </w:rPr>
        <w:fldChar w:fldCharType="begin"/>
      </w:r>
      <w:r w:rsidR="0010570A">
        <w:rPr>
          <w:rFonts w:ascii="Times New Roman" w:eastAsia="Times New Roman" w:hAnsi="Times New Roman" w:cs="Times New Roman"/>
          <w:bCs/>
          <w:color w:val="2D3B45"/>
          <w:kern w:val="0"/>
          <w:lang w:eastAsia="en-GB"/>
          <w14:ligatures w14:val="none"/>
        </w:rPr>
        <w:instrText xml:space="preserve"> ADDIN EN.CITE &lt;EndNote&gt;&lt;Cite&gt;&lt;Author&gt;Shaw&lt;/Author&gt;&lt;Year&gt;2024&lt;/Year&gt;&lt;RecNum&gt;4&lt;/RecNum&gt;&lt;DisplayText&gt;(Shaw, 2024, acdarby, 2025)&lt;/DisplayText&gt;&lt;record&gt;&lt;rec-number&gt;4&lt;/rec-number&gt;&lt;foreign-keys&gt;&lt;key app="EN" db-id="fzpasv996setz4e0vx0xzp062wde5vv2ftae" timestamp="1743746449"&gt;4&lt;/key&gt;&lt;/foreign-keys&gt;&lt;ref-type name="Web Page"&gt;12&lt;/ref-type&gt;&lt;contributors&gt;&lt;authors&gt;&lt;author&gt;Ethan Shaw&lt;/author&gt;&lt;/authors&gt;&lt;/contributors&gt;&lt;titles&gt;&lt;title&gt;ubuntu.com codebase&lt;/title&gt;&lt;/titles&gt;&lt;number&gt;01-04-2025&lt;/number&gt;&lt;dates&gt;&lt;year&gt;2024&lt;/year&gt;&lt;/dates&gt;&lt;urls&gt;&lt;related-urls&gt;&lt;url&gt;https://github.com/canonical/ubuntu.com&lt;/url&gt;&lt;/related-urls&gt;&lt;/urls&gt;&lt;/record&gt;&lt;/Cite&gt;&lt;Cite&gt;&lt;Author&gt;acdarby&lt;/Author&gt;&lt;Year&gt;2025&lt;/Year&gt;&lt;RecNum&gt;7&lt;/RecNum&gt;&lt;record&gt;&lt;rec-number&gt;7&lt;/rec-number&gt;&lt;foreign-keys&gt;&lt;key app="EN" db-id="fzpasv996setz4e0vx0xzp062wde5vv2ftae" timestamp="1743747287"&gt;7&lt;/key&gt;&lt;/foreign-keys&gt;&lt;ref-type name="Web Page"&gt;12&lt;/ref-type&gt;&lt;contributors&gt;&lt;authors&gt;&lt;author&gt;acdarby&lt;/author&gt;&lt;/authors&gt;&lt;/contributors&gt;&lt;titles&gt;&lt;title&gt;LIFE_748&lt;/title&gt;&lt;/titles&gt;&lt;volume&gt;2025&lt;/volume&gt;&lt;number&gt;01-04-2025&lt;/number&gt;&lt;dates&gt;&lt;year&gt;2025&lt;/year&gt;&lt;/dates&gt;&lt;urls&gt;&lt;related-urls&gt;&lt;url&gt;[https://github.com/acdarby/LIFE748/blob/main/conda_install.md]&lt;/url&gt;&lt;/related-urls&gt;&lt;/urls&gt;&lt;/record&gt;&lt;/Cite&gt;&lt;/EndNote&gt;</w:instrText>
      </w:r>
      <w:r w:rsidR="006D1A63" w:rsidRPr="00AB5CE9">
        <w:rPr>
          <w:rFonts w:ascii="Times New Roman" w:eastAsia="Times New Roman" w:hAnsi="Times New Roman" w:cs="Times New Roman"/>
          <w:bCs/>
          <w:color w:val="2D3B45"/>
          <w:kern w:val="0"/>
          <w:lang w:eastAsia="en-GB"/>
          <w14:ligatures w14:val="none"/>
        </w:rPr>
        <w:fldChar w:fldCharType="separate"/>
      </w:r>
      <w:r w:rsidR="0010570A">
        <w:rPr>
          <w:rFonts w:ascii="Times New Roman" w:eastAsia="Times New Roman" w:hAnsi="Times New Roman" w:cs="Times New Roman"/>
          <w:bCs/>
          <w:noProof/>
          <w:color w:val="2D3B45"/>
          <w:kern w:val="0"/>
          <w:lang w:eastAsia="en-GB"/>
          <w14:ligatures w14:val="none"/>
        </w:rPr>
        <w:t>(Shaw, 2024, acdarby, 2025)</w:t>
      </w:r>
      <w:r w:rsidR="006D1A63" w:rsidRPr="00AB5CE9">
        <w:rPr>
          <w:rFonts w:ascii="Times New Roman" w:eastAsia="Times New Roman" w:hAnsi="Times New Roman" w:cs="Times New Roman"/>
          <w:bCs/>
          <w:color w:val="2D3B45"/>
          <w:kern w:val="0"/>
          <w:lang w:eastAsia="en-GB"/>
          <w14:ligatures w14:val="none"/>
        </w:rPr>
        <w:fldChar w:fldCharType="end"/>
      </w:r>
      <w:r w:rsidR="00F92C9E" w:rsidRPr="00727A4B">
        <w:rPr>
          <w:rFonts w:ascii="Times New Roman" w:eastAsia="Times New Roman" w:hAnsi="Times New Roman" w:cs="Times New Roman"/>
          <w:color w:val="2D3B45"/>
          <w:kern w:val="0"/>
          <w:lang w:eastAsia="en-GB"/>
          <w14:ligatures w14:val="none"/>
        </w:rPr>
        <w:t xml:space="preserve"> </w:t>
      </w:r>
      <w:r w:rsidR="00283400" w:rsidRPr="00727A4B">
        <w:rPr>
          <w:rFonts w:ascii="Times New Roman" w:eastAsia="Times New Roman" w:hAnsi="Times New Roman" w:cs="Times New Roman"/>
          <w:color w:val="2D3B45"/>
          <w:kern w:val="0"/>
          <w:lang w:eastAsia="en-GB"/>
          <w14:ligatures w14:val="none"/>
        </w:rPr>
        <w:t xml:space="preserve">system and </w:t>
      </w:r>
      <w:r w:rsidR="005D2BC7" w:rsidRPr="00727A4B">
        <w:rPr>
          <w:rFonts w:ascii="Times New Roman" w:eastAsia="Times New Roman" w:hAnsi="Times New Roman" w:cs="Times New Roman"/>
          <w:color w:val="2D3B45"/>
          <w:kern w:val="0"/>
          <w:lang w:eastAsia="en-GB"/>
          <w14:ligatures w14:val="none"/>
        </w:rPr>
        <w:t xml:space="preserve">create </w:t>
      </w:r>
      <w:r w:rsidR="00215848" w:rsidRPr="00727A4B">
        <w:rPr>
          <w:rFonts w:ascii="Times New Roman" w:eastAsia="Times New Roman" w:hAnsi="Times New Roman" w:cs="Times New Roman"/>
          <w:color w:val="2D3B45"/>
          <w:kern w:val="0"/>
          <w:lang w:eastAsia="en-GB"/>
          <w14:ligatures w14:val="none"/>
        </w:rPr>
        <w:t>isolated</w:t>
      </w:r>
      <w:r w:rsidR="005D2BC7" w:rsidRPr="00727A4B">
        <w:rPr>
          <w:rFonts w:ascii="Times New Roman" w:eastAsia="Times New Roman" w:hAnsi="Times New Roman" w:cs="Times New Roman"/>
          <w:color w:val="2D3B45"/>
          <w:kern w:val="0"/>
          <w:lang w:eastAsia="en-GB"/>
          <w14:ligatures w14:val="none"/>
        </w:rPr>
        <w:t xml:space="preserve"> environment for each </w:t>
      </w:r>
      <w:r w:rsidR="00215848" w:rsidRPr="00727A4B">
        <w:rPr>
          <w:rFonts w:ascii="Times New Roman" w:eastAsia="Times New Roman" w:hAnsi="Times New Roman" w:cs="Times New Roman"/>
          <w:color w:val="2D3B45"/>
          <w:kern w:val="0"/>
          <w:lang w:eastAsia="en-GB"/>
          <w14:ligatures w14:val="none"/>
        </w:rPr>
        <w:t>a</w:t>
      </w:r>
      <w:r w:rsidR="008554C9" w:rsidRPr="00727A4B">
        <w:rPr>
          <w:rFonts w:ascii="Times New Roman" w:eastAsia="Times New Roman" w:hAnsi="Times New Roman" w:cs="Times New Roman"/>
          <w:color w:val="2D3B45"/>
          <w:kern w:val="0"/>
          <w:lang w:eastAsia="en-GB"/>
          <w14:ligatures w14:val="none"/>
        </w:rPr>
        <w:t xml:space="preserve">nalysis </w:t>
      </w:r>
      <w:r w:rsidR="00000F8C" w:rsidRPr="00727A4B">
        <w:rPr>
          <w:rFonts w:ascii="Times New Roman" w:eastAsia="Times New Roman" w:hAnsi="Times New Roman" w:cs="Times New Roman"/>
          <w:color w:val="2D3B45"/>
          <w:kern w:val="0"/>
          <w:lang w:eastAsia="en-GB"/>
          <w14:ligatures w14:val="none"/>
        </w:rPr>
        <w:t>to maintain reproducibility</w:t>
      </w:r>
      <w:r w:rsidR="00B83E76" w:rsidRPr="00727A4B">
        <w:rPr>
          <w:rFonts w:ascii="Times New Roman" w:eastAsia="Times New Roman" w:hAnsi="Times New Roman" w:cs="Times New Roman"/>
          <w:color w:val="2D3B45"/>
          <w:kern w:val="0"/>
          <w:lang w:eastAsia="en-GB"/>
          <w14:ligatures w14:val="none"/>
        </w:rPr>
        <w:t>, security and  Dependency because different analysis</w:t>
      </w:r>
      <w:r w:rsidR="00181D80" w:rsidRPr="00727A4B">
        <w:rPr>
          <w:rFonts w:ascii="Times New Roman" w:eastAsia="Times New Roman" w:hAnsi="Times New Roman" w:cs="Times New Roman"/>
          <w:color w:val="2D3B45"/>
          <w:kern w:val="0"/>
          <w:lang w:eastAsia="en-GB"/>
          <w14:ligatures w14:val="none"/>
        </w:rPr>
        <w:t xml:space="preserve"> requires different version of </w:t>
      </w:r>
      <w:r w:rsidR="71C15C78" w:rsidRPr="00727A4B">
        <w:rPr>
          <w:rFonts w:ascii="Times New Roman" w:eastAsia="Times New Roman" w:hAnsi="Times New Roman" w:cs="Times New Roman"/>
          <w:color w:val="2D3B45"/>
          <w:kern w:val="0"/>
          <w:lang w:eastAsia="en-GB"/>
          <w14:ligatures w14:val="none"/>
        </w:rPr>
        <w:t>libraries, tools</w:t>
      </w:r>
      <w:r w:rsidR="00E672EA" w:rsidRPr="00727A4B">
        <w:rPr>
          <w:rFonts w:ascii="Times New Roman" w:eastAsia="Times New Roman" w:hAnsi="Times New Roman" w:cs="Times New Roman"/>
          <w:color w:val="2D3B45"/>
          <w:kern w:val="0"/>
          <w:lang w:eastAsia="en-GB"/>
          <w14:ligatures w14:val="none"/>
        </w:rPr>
        <w:t xml:space="preserve"> and coding languages </w:t>
      </w:r>
      <w:r w:rsidR="009F7849" w:rsidRPr="00727A4B">
        <w:rPr>
          <w:rFonts w:ascii="Times New Roman" w:eastAsia="Times New Roman" w:hAnsi="Times New Roman" w:cs="Times New Roman"/>
          <w:color w:val="2D3B45"/>
          <w:kern w:val="0"/>
          <w:lang w:eastAsia="en-GB"/>
          <w14:ligatures w14:val="none"/>
        </w:rPr>
        <w:t xml:space="preserve">so its reduce the chances of conflict and </w:t>
      </w:r>
      <w:r w:rsidR="003B4673" w:rsidRPr="00727A4B">
        <w:rPr>
          <w:rFonts w:ascii="Times New Roman" w:eastAsia="Times New Roman" w:hAnsi="Times New Roman" w:cs="Times New Roman"/>
          <w:color w:val="2D3B45"/>
          <w:kern w:val="0"/>
          <w:lang w:eastAsia="en-GB"/>
          <w14:ligatures w14:val="none"/>
        </w:rPr>
        <w:t xml:space="preserve">limited the damage cause by </w:t>
      </w:r>
      <w:r w:rsidR="00FE57E0" w:rsidRPr="00727A4B">
        <w:rPr>
          <w:rFonts w:ascii="Times New Roman" w:eastAsia="Times New Roman" w:hAnsi="Times New Roman" w:cs="Times New Roman"/>
          <w:color w:val="2D3B45"/>
          <w:kern w:val="0"/>
          <w:lang w:eastAsia="en-GB"/>
          <w14:ligatures w14:val="none"/>
        </w:rPr>
        <w:t xml:space="preserve">the </w:t>
      </w:r>
      <w:r w:rsidR="004A72C1" w:rsidRPr="00727A4B">
        <w:rPr>
          <w:rFonts w:ascii="Times New Roman" w:eastAsia="Times New Roman" w:hAnsi="Times New Roman" w:cs="Times New Roman"/>
          <w:color w:val="2D3B45"/>
          <w:kern w:val="0"/>
          <w:lang w:eastAsia="en-GB"/>
          <w14:ligatures w14:val="none"/>
        </w:rPr>
        <w:t>untrusted packages.</w:t>
      </w:r>
      <w:r w:rsidR="00622758">
        <w:rPr>
          <w:rFonts w:ascii="Times New Roman" w:eastAsia="Times New Roman" w:hAnsi="Times New Roman" w:cs="Times New Roman"/>
          <w:kern w:val="0"/>
          <w:lang w:eastAsia="en-GB"/>
          <w14:ligatures w14:val="none"/>
        </w:rPr>
        <w:t xml:space="preserve"> </w:t>
      </w:r>
      <w:r w:rsidR="005C7DC8" w:rsidRPr="00727A4B">
        <w:rPr>
          <w:rFonts w:ascii="Times New Roman" w:eastAsia="Times New Roman" w:hAnsi="Times New Roman" w:cs="Times New Roman"/>
          <w:b/>
          <w:color w:val="000000" w:themeColor="text1"/>
          <w:kern w:val="0"/>
          <w:lang w:eastAsia="en-GB"/>
          <w14:ligatures w14:val="none"/>
        </w:rPr>
        <w:t>T</w:t>
      </w:r>
      <w:r w:rsidR="00EE3749" w:rsidRPr="00727A4B">
        <w:rPr>
          <w:rFonts w:ascii="Times New Roman" w:eastAsia="Times New Roman" w:hAnsi="Times New Roman" w:cs="Times New Roman"/>
          <w:b/>
          <w:color w:val="000000" w:themeColor="text1"/>
          <w:kern w:val="0"/>
          <w:lang w:eastAsia="en-GB"/>
          <w14:ligatures w14:val="none"/>
        </w:rPr>
        <w:t>able</w:t>
      </w:r>
      <w:r w:rsidR="005C7DC8" w:rsidRPr="00727A4B">
        <w:rPr>
          <w:rFonts w:ascii="Times New Roman" w:eastAsia="Times New Roman" w:hAnsi="Times New Roman" w:cs="Times New Roman"/>
          <w:b/>
          <w:color w:val="000000" w:themeColor="text1"/>
          <w:kern w:val="0"/>
          <w:lang w:eastAsia="en-GB"/>
          <w14:ligatures w14:val="none"/>
        </w:rPr>
        <w:t>.1</w:t>
      </w:r>
      <w:r w:rsidR="005868BD" w:rsidRPr="00727A4B">
        <w:rPr>
          <w:rFonts w:ascii="Times New Roman" w:eastAsia="Times New Roman" w:hAnsi="Times New Roman" w:cs="Times New Roman"/>
          <w:color w:val="2D3B45"/>
          <w:kern w:val="0"/>
          <w:lang w:eastAsia="en-GB"/>
          <w14:ligatures w14:val="none"/>
        </w:rPr>
        <w:t>.</w:t>
      </w:r>
      <w:r w:rsidR="00622758" w:rsidRPr="00727A4B">
        <w:rPr>
          <w:rFonts w:ascii="Times New Roman" w:eastAsia="Times New Roman" w:hAnsi="Times New Roman" w:cs="Times New Roman"/>
          <w:color w:val="2D3B45"/>
          <w:kern w:val="0"/>
          <w:lang w:eastAsia="en-GB"/>
          <w14:ligatures w14:val="none"/>
        </w:rPr>
        <w:t xml:space="preserve"> show all the</w:t>
      </w:r>
      <w:r w:rsidR="00A12C0E" w:rsidRPr="00727A4B">
        <w:rPr>
          <w:rFonts w:ascii="Times New Roman" w:eastAsia="Times New Roman" w:hAnsi="Times New Roman" w:cs="Times New Roman"/>
          <w:color w:val="2D3B45"/>
          <w:kern w:val="0"/>
          <w:lang w:eastAsia="en-GB"/>
          <w14:ligatures w14:val="none"/>
        </w:rPr>
        <w:t xml:space="preserve"> </w:t>
      </w:r>
      <w:r w:rsidR="002AA0D0" w:rsidRPr="00727A4B">
        <w:rPr>
          <w:rFonts w:ascii="Times New Roman" w:eastAsia="Times New Roman" w:hAnsi="Times New Roman" w:cs="Times New Roman"/>
          <w:color w:val="2D3B45"/>
          <w:kern w:val="0"/>
          <w:lang w:eastAsia="en-GB"/>
          <w14:ligatures w14:val="none"/>
        </w:rPr>
        <w:t>packages</w:t>
      </w:r>
      <w:r w:rsidR="00A12C0E" w:rsidRPr="00727A4B">
        <w:rPr>
          <w:rFonts w:ascii="Times New Roman" w:eastAsia="Times New Roman" w:hAnsi="Times New Roman" w:cs="Times New Roman"/>
          <w:color w:val="2D3B45"/>
          <w:kern w:val="0"/>
          <w:lang w:eastAsia="en-GB"/>
          <w14:ligatures w14:val="none"/>
        </w:rPr>
        <w:t xml:space="preserve"> need to install for each analysis</w:t>
      </w:r>
      <w:r w:rsidR="002E244E" w:rsidRPr="00727A4B">
        <w:rPr>
          <w:rFonts w:ascii="Times New Roman" w:eastAsia="Times New Roman" w:hAnsi="Times New Roman" w:cs="Times New Roman"/>
          <w:color w:val="2D3B45"/>
          <w:kern w:val="0"/>
          <w:lang w:eastAsia="en-GB"/>
          <w14:ligatures w14:val="none"/>
        </w:rPr>
        <w:t>.</w:t>
      </w:r>
      <w:r w:rsidR="003B1807">
        <w:rPr>
          <w:rFonts w:ascii="Times New Roman" w:eastAsia="Times New Roman" w:hAnsi="Times New Roman" w:cs="Times New Roman"/>
          <w:color w:val="2D3B45"/>
          <w:kern w:val="0"/>
          <w:lang w:eastAsia="en-GB"/>
          <w14:ligatures w14:val="none"/>
        </w:rPr>
        <w:t xml:space="preserve"> </w:t>
      </w:r>
      <w:r w:rsidR="00EB6569" w:rsidRPr="17AEBDBC">
        <w:t>For quality control and preprocessing, raw sequencing data in FASTQ format (</w:t>
      </w:r>
      <w:r w:rsidR="00EB6569" w:rsidRPr="17AEBDBC">
        <w:rPr>
          <w:rStyle w:val="HTMLCode"/>
          <w:rFonts w:eastAsia="Courier New"/>
          <w:color w:val="000000" w:themeColor="text1"/>
        </w:rPr>
        <w:t>GN3.fastq</w:t>
      </w:r>
      <w:r w:rsidR="00EB6569" w:rsidRPr="17AEBDBC">
        <w:t xml:space="preserve">, </w:t>
      </w:r>
      <w:r w:rsidR="00EB6569" w:rsidRPr="17AEBDBC">
        <w:rPr>
          <w:rStyle w:val="HTMLCode"/>
          <w:rFonts w:eastAsia="Courier New"/>
          <w:color w:val="000000" w:themeColor="text1"/>
        </w:rPr>
        <w:t>GN6.fastq</w:t>
      </w:r>
      <w:r w:rsidR="00EB6569" w:rsidRPr="17AEBDBC">
        <w:t xml:space="preserve">, </w:t>
      </w:r>
      <w:r w:rsidR="00EB6569" w:rsidRPr="17AEBDBC">
        <w:rPr>
          <w:rStyle w:val="HTMLCode"/>
          <w:rFonts w:eastAsia="Courier New"/>
          <w:color w:val="000000" w:themeColor="text1"/>
        </w:rPr>
        <w:t>GN9.fastq</w:t>
      </w:r>
      <w:r w:rsidR="00EB6569" w:rsidRPr="17AEBDBC">
        <w:t xml:space="preserve">) was </w:t>
      </w:r>
      <w:r w:rsidR="00F07420" w:rsidRPr="17AEBDBC">
        <w:t>analysed</w:t>
      </w:r>
      <w:r w:rsidR="00EB6569" w:rsidRPr="17AEBDBC">
        <w:t xml:space="preserve"> using </w:t>
      </w:r>
      <w:proofErr w:type="spellStart"/>
      <w:r w:rsidR="00EB6569" w:rsidRPr="17AEBDBC">
        <w:rPr>
          <w:rStyle w:val="Strong"/>
          <w:color w:val="000000" w:themeColor="text1"/>
        </w:rPr>
        <w:t>FastQC</w:t>
      </w:r>
      <w:proofErr w:type="spellEnd"/>
      <w:r w:rsidR="00EB6569" w:rsidRPr="17AEBDBC">
        <w:t xml:space="preserve"> </w:t>
      </w:r>
      <w:r w:rsidR="00EB6569">
        <w:rPr>
          <w:b/>
        </w:rPr>
        <w:t xml:space="preserve">v0.12.1 </w:t>
      </w:r>
      <w:r w:rsidR="006314AD" w:rsidRPr="00AB5CE9">
        <w:rPr>
          <w:bCs/>
        </w:rPr>
        <w:fldChar w:fldCharType="begin"/>
      </w:r>
      <w:r w:rsidR="007405B3">
        <w:rPr>
          <w:bCs/>
        </w:rPr>
        <w:instrText xml:space="preserve"> ADDIN EN.CITE &lt;EndNote&gt;&lt;Cite&gt;&lt;Author&gt;acdarby&lt;/Author&gt;&lt;Year&gt;2025&lt;/Year&gt;&lt;RecNum&gt;7&lt;/RecNum&gt;&lt;DisplayText&gt;(acdarby, 2025)&lt;/DisplayText&gt;&lt;record&gt;&lt;rec-number&gt;7&lt;/rec-number&gt;&lt;foreign-keys&gt;&lt;key app="EN" db-id="fzpasv996setz4e0vx0xzp062wde5vv2ftae" timestamp="1743747287"&gt;7&lt;/key&gt;&lt;/foreign-keys&gt;&lt;ref-type name="Web Page"&gt;12&lt;/ref-type&gt;&lt;contributors&gt;&lt;authors&gt;&lt;author&gt;acdarby&lt;/author&gt;&lt;/authors&gt;&lt;/contributors&gt;&lt;titles&gt;&lt;title&gt;LIFE_748&lt;/title&gt;&lt;/titles&gt;&lt;volume&gt;2025&lt;/volume&gt;&lt;number&gt;01-04-2025&lt;/number&gt;&lt;dates&gt;&lt;year&gt;2025&lt;/year&gt;&lt;/dates&gt;&lt;urls&gt;&lt;related-urls&gt;&lt;url&gt;[https://github.com/acdarby/LIFE748/blob/main/conda_install.md]&lt;/url&gt;&lt;/related-urls&gt;&lt;/urls&gt;&lt;/record&gt;&lt;/Cite&gt;&lt;/EndNote&gt;</w:instrText>
      </w:r>
      <w:r w:rsidR="006314AD" w:rsidRPr="00AB5CE9">
        <w:rPr>
          <w:bCs/>
        </w:rPr>
        <w:fldChar w:fldCharType="separate"/>
      </w:r>
      <w:r w:rsidR="007405B3">
        <w:rPr>
          <w:bCs/>
          <w:noProof/>
        </w:rPr>
        <w:t>(acdarby, 2025)</w:t>
      </w:r>
      <w:r w:rsidR="006314AD" w:rsidRPr="00AB5CE9">
        <w:rPr>
          <w:bCs/>
        </w:rPr>
        <w:fldChar w:fldCharType="end"/>
      </w:r>
      <w:r w:rsidR="00EB6569" w:rsidRPr="17AEBDBC">
        <w:t xml:space="preserve">to assess read quality, including GC content, per-base sequence quality, and adapter contamination. The analysis was performed using the command </w:t>
      </w:r>
      <w:proofErr w:type="spellStart"/>
      <w:r w:rsidR="00EB6569" w:rsidRPr="17AEBDBC">
        <w:rPr>
          <w:rStyle w:val="HTMLCode"/>
          <w:rFonts w:eastAsia="Courier New"/>
          <w:color w:val="000000" w:themeColor="text1"/>
        </w:rPr>
        <w:t>fastqc</w:t>
      </w:r>
      <w:proofErr w:type="spellEnd"/>
      <w:r w:rsidR="00EB6569" w:rsidRPr="17AEBDBC">
        <w:rPr>
          <w:rStyle w:val="HTMLCode"/>
          <w:rFonts w:eastAsia="Courier New"/>
          <w:color w:val="000000" w:themeColor="text1"/>
        </w:rPr>
        <w:t xml:space="preserve"> raw/*.</w:t>
      </w:r>
      <w:proofErr w:type="spellStart"/>
      <w:r w:rsidR="00EB6569" w:rsidRPr="17AEBDBC">
        <w:rPr>
          <w:rStyle w:val="HTMLCode"/>
          <w:rFonts w:eastAsia="Courier New"/>
          <w:color w:val="000000" w:themeColor="text1"/>
        </w:rPr>
        <w:t>fastq</w:t>
      </w:r>
      <w:proofErr w:type="spellEnd"/>
      <w:r w:rsidR="00EB6569" w:rsidRPr="17AEBDBC">
        <w:rPr>
          <w:rStyle w:val="HTMLCode"/>
          <w:rFonts w:eastAsia="Courier New"/>
          <w:color w:val="000000" w:themeColor="text1"/>
        </w:rPr>
        <w:t xml:space="preserve"> -o </w:t>
      </w:r>
      <w:proofErr w:type="spellStart"/>
      <w:r w:rsidR="00EB6569" w:rsidRPr="17AEBDBC">
        <w:rPr>
          <w:rStyle w:val="HTMLCode"/>
          <w:rFonts w:eastAsia="Courier New"/>
          <w:color w:val="000000" w:themeColor="text1"/>
        </w:rPr>
        <w:t>fastqc_output</w:t>
      </w:r>
      <w:proofErr w:type="spellEnd"/>
      <w:r w:rsidR="00EB6569" w:rsidRPr="17AEBDBC">
        <w:rPr>
          <w:rStyle w:val="HTMLCode"/>
          <w:rFonts w:eastAsia="Courier New"/>
          <w:color w:val="000000" w:themeColor="text1"/>
        </w:rPr>
        <w:t>/</w:t>
      </w:r>
      <w:r w:rsidR="00EB6569" w:rsidRPr="17AEBDBC">
        <w:t xml:space="preserve">, generating </w:t>
      </w:r>
      <w:r w:rsidR="00EB6569" w:rsidRPr="17AEBDBC">
        <w:rPr>
          <w:rStyle w:val="HTMLCode"/>
          <w:rFonts w:eastAsia="Courier New"/>
          <w:color w:val="000000" w:themeColor="text1"/>
        </w:rPr>
        <w:t>.html</w:t>
      </w:r>
      <w:r w:rsidR="00EB6569" w:rsidRPr="17AEBDBC">
        <w:t xml:space="preserve"> and </w:t>
      </w:r>
      <w:r w:rsidR="00EB6569" w:rsidRPr="17AEBDBC">
        <w:rPr>
          <w:rStyle w:val="HTMLCode"/>
          <w:rFonts w:eastAsia="Courier New"/>
          <w:color w:val="000000" w:themeColor="text1"/>
        </w:rPr>
        <w:t>.zip</w:t>
      </w:r>
      <w:r w:rsidR="00EB6569" w:rsidRPr="17AEBDBC">
        <w:t xml:space="preserve"> files with graphical representations of sequence quality metrics.</w:t>
      </w:r>
    </w:p>
    <w:p w14:paraId="0B4A9BE9" w14:textId="77777777" w:rsidR="00EB6569" w:rsidRDefault="00EB6569" w:rsidP="4CE0C299">
      <w:pPr>
        <w:shd w:val="clear" w:color="auto" w:fill="FFFFFF" w:themeFill="background1"/>
        <w:spacing w:after="0" w:line="240" w:lineRule="auto"/>
        <w:rPr>
          <w:rFonts w:ascii="inherit" w:eastAsia="Times New Roman" w:hAnsi="inherit" w:cs="Times New Roman"/>
          <w:color w:val="2D3B45"/>
          <w:kern w:val="0"/>
          <w:lang w:eastAsia="en-GB"/>
          <w14:ligatures w14:val="none"/>
        </w:rPr>
      </w:pPr>
    </w:p>
    <w:p w14:paraId="3D7D400F" w14:textId="77777777" w:rsidR="00EB6569" w:rsidRDefault="00EB6569" w:rsidP="4CE0C299">
      <w:pPr>
        <w:shd w:val="clear" w:color="auto" w:fill="FFFFFF" w:themeFill="background1"/>
        <w:spacing w:after="0" w:line="240" w:lineRule="auto"/>
        <w:rPr>
          <w:rFonts w:ascii="inherit" w:eastAsia="Times New Roman" w:hAnsi="inherit" w:cs="Times New Roman"/>
          <w:color w:val="2D3B45"/>
          <w:kern w:val="0"/>
          <w:lang w:eastAsia="en-GB"/>
          <w14:ligatures w14:val="none"/>
        </w:rPr>
      </w:pPr>
    </w:p>
    <w:p w14:paraId="6F5E99A3" w14:textId="77777777" w:rsidR="00D16990" w:rsidRDefault="00D16990" w:rsidP="4CE0C299">
      <w:pPr>
        <w:shd w:val="clear" w:color="auto" w:fill="FFFFFF" w:themeFill="background1"/>
        <w:spacing w:after="0" w:line="240" w:lineRule="auto"/>
        <w:rPr>
          <w:rFonts w:ascii="inherit" w:eastAsia="Times New Roman" w:hAnsi="inherit" w:cs="Times New Roman"/>
          <w:color w:val="2D3B45"/>
          <w:kern w:val="0"/>
          <w:lang w:eastAsia="en-GB"/>
          <w14:ligatures w14:val="none"/>
        </w:rPr>
      </w:pPr>
    </w:p>
    <w:p w14:paraId="5964CEF2" w14:textId="77777777" w:rsidR="00D16990" w:rsidRDefault="00D16990" w:rsidP="4CE0C299">
      <w:pPr>
        <w:shd w:val="clear" w:color="auto" w:fill="FFFFFF" w:themeFill="background1"/>
        <w:spacing w:after="0" w:line="240" w:lineRule="auto"/>
        <w:rPr>
          <w:rFonts w:ascii="inherit" w:eastAsia="Times New Roman" w:hAnsi="inherit" w:cs="Times New Roman"/>
          <w:color w:val="2D3B45"/>
          <w:kern w:val="0"/>
          <w:lang w:eastAsia="en-GB"/>
          <w14:ligatures w14:val="none"/>
        </w:rPr>
      </w:pPr>
    </w:p>
    <w:p w14:paraId="21698ADE" w14:textId="77777777" w:rsidR="00D16990" w:rsidRDefault="00D16990" w:rsidP="4CE0C299">
      <w:pPr>
        <w:shd w:val="clear" w:color="auto" w:fill="FFFFFF" w:themeFill="background1"/>
        <w:spacing w:after="0" w:line="240" w:lineRule="auto"/>
        <w:rPr>
          <w:rFonts w:ascii="inherit" w:eastAsia="Times New Roman" w:hAnsi="inherit" w:cs="Times New Roman"/>
          <w:color w:val="2D3B45"/>
          <w:kern w:val="0"/>
          <w:lang w:eastAsia="en-GB"/>
          <w14:ligatures w14:val="none"/>
        </w:rPr>
      </w:pPr>
    </w:p>
    <w:p w14:paraId="1AB3BD1E" w14:textId="77777777" w:rsidR="00D16990" w:rsidRDefault="00D16990" w:rsidP="4CE0C299">
      <w:pPr>
        <w:shd w:val="clear" w:color="auto" w:fill="FFFFFF" w:themeFill="background1"/>
        <w:spacing w:after="0" w:line="240" w:lineRule="auto"/>
        <w:rPr>
          <w:rFonts w:ascii="inherit" w:eastAsia="Times New Roman" w:hAnsi="inherit" w:cs="Times New Roman"/>
          <w:color w:val="2D3B45"/>
          <w:kern w:val="0"/>
          <w:lang w:eastAsia="en-GB"/>
          <w14:ligatures w14:val="none"/>
        </w:rPr>
      </w:pPr>
    </w:p>
    <w:p w14:paraId="7F0F22A7" w14:textId="77777777" w:rsidR="00D16990" w:rsidRDefault="00D16990" w:rsidP="4CE0C299">
      <w:pPr>
        <w:shd w:val="clear" w:color="auto" w:fill="FFFFFF" w:themeFill="background1"/>
        <w:spacing w:after="0" w:line="240" w:lineRule="auto"/>
        <w:rPr>
          <w:rFonts w:ascii="inherit" w:eastAsia="Times New Roman" w:hAnsi="inherit" w:cs="Times New Roman"/>
          <w:color w:val="2D3B45"/>
          <w:kern w:val="0"/>
          <w:lang w:eastAsia="en-GB"/>
          <w14:ligatures w14:val="none"/>
        </w:rPr>
      </w:pPr>
    </w:p>
    <w:p w14:paraId="3F0F5751" w14:textId="77777777" w:rsidR="00D16990" w:rsidRDefault="00D16990" w:rsidP="4CE0C299">
      <w:pPr>
        <w:shd w:val="clear" w:color="auto" w:fill="FFFFFF" w:themeFill="background1"/>
        <w:spacing w:after="0" w:line="240" w:lineRule="auto"/>
        <w:rPr>
          <w:rFonts w:ascii="inherit" w:eastAsia="Times New Roman" w:hAnsi="inherit" w:cs="Times New Roman"/>
          <w:color w:val="2D3B45"/>
          <w:kern w:val="0"/>
          <w:lang w:eastAsia="en-GB"/>
          <w14:ligatures w14:val="none"/>
        </w:rPr>
      </w:pPr>
    </w:p>
    <w:p w14:paraId="0F77E223" w14:textId="3BF6EF64" w:rsidR="002D5141" w:rsidRDefault="005868BD" w:rsidP="4CE0C299">
      <w:pPr>
        <w:shd w:val="clear" w:color="auto" w:fill="FFFFFF" w:themeFill="background1"/>
        <w:spacing w:after="0" w:line="240" w:lineRule="auto"/>
        <w:rPr>
          <w:rFonts w:ascii="Lato" w:eastAsia="Times New Roman" w:hAnsi="Lato" w:cs="Times New Roman"/>
          <w:color w:val="2D3B45"/>
          <w:kern w:val="0"/>
          <w:lang w:eastAsia="en-GB"/>
          <w14:ligatures w14:val="none"/>
        </w:rPr>
      </w:pPr>
      <w:r w:rsidRPr="00622758">
        <w:rPr>
          <w:rFonts w:ascii="inherit" w:eastAsia="Times New Roman" w:hAnsi="inherit" w:cs="Times New Roman"/>
          <w:color w:val="2D3B45"/>
          <w:kern w:val="0"/>
          <w:lang w:eastAsia="en-GB"/>
          <w14:ligatures w14:val="none"/>
        </w:rPr>
        <w:br/>
      </w:r>
    </w:p>
    <w:p w14:paraId="7C0447C7" w14:textId="77777777" w:rsidR="002379AC" w:rsidRDefault="002379AC" w:rsidP="4CE0C299">
      <w:pPr>
        <w:shd w:val="clear" w:color="auto" w:fill="FFFFFF" w:themeFill="background1"/>
        <w:spacing w:after="0" w:line="240" w:lineRule="auto"/>
        <w:rPr>
          <w:rFonts w:ascii="Lato" w:eastAsia="Times New Roman" w:hAnsi="Lato" w:cs="Times New Roman"/>
          <w:color w:val="2D3B45"/>
          <w:kern w:val="0"/>
          <w:lang w:eastAsia="en-GB"/>
          <w14:ligatures w14:val="none"/>
        </w:rPr>
      </w:pPr>
    </w:p>
    <w:p w14:paraId="39BE28FF" w14:textId="77777777" w:rsidR="002379AC" w:rsidRDefault="002379AC" w:rsidP="4CE0C299">
      <w:pPr>
        <w:shd w:val="clear" w:color="auto" w:fill="FFFFFF" w:themeFill="background1"/>
        <w:spacing w:after="0" w:line="240" w:lineRule="auto"/>
        <w:rPr>
          <w:rFonts w:ascii="Lato" w:eastAsia="Times New Roman" w:hAnsi="Lato" w:cs="Times New Roman"/>
          <w:color w:val="2D3B45"/>
          <w:kern w:val="0"/>
          <w:lang w:eastAsia="en-GB"/>
          <w14:ligatures w14:val="none"/>
        </w:rPr>
      </w:pPr>
    </w:p>
    <w:p w14:paraId="6D0A2567" w14:textId="77777777" w:rsidR="002379AC" w:rsidRPr="00730C84" w:rsidRDefault="002379AC" w:rsidP="4CE0C299">
      <w:pPr>
        <w:shd w:val="clear" w:color="auto" w:fill="FFFFFF" w:themeFill="background1"/>
        <w:spacing w:after="0" w:line="240" w:lineRule="auto"/>
        <w:rPr>
          <w:rFonts w:ascii="Lato" w:eastAsia="Times New Roman" w:hAnsi="Lato" w:cs="Times New Roman"/>
          <w:color w:val="2D3B45"/>
          <w:kern w:val="0"/>
          <w:lang w:eastAsia="en-GB"/>
          <w14:ligatures w14:val="none"/>
        </w:rPr>
      </w:pPr>
    </w:p>
    <w:p w14:paraId="57D29DA3" w14:textId="77777777" w:rsidR="008D4DEC" w:rsidRDefault="008D4DEC" w:rsidP="4CE0C299">
      <w:pPr>
        <w:shd w:val="clear" w:color="auto" w:fill="FFFFFF" w:themeFill="background1"/>
        <w:spacing w:after="0" w:line="240" w:lineRule="auto"/>
        <w:rPr>
          <w:rFonts w:ascii="Lato" w:eastAsia="Times New Roman" w:hAnsi="Lato" w:cs="Times New Roman"/>
          <w:color w:val="2D3B45"/>
          <w:kern w:val="0"/>
          <w:lang w:eastAsia="en-GB"/>
          <w14:ligatures w14:val="none"/>
        </w:rPr>
      </w:pPr>
    </w:p>
    <w:p w14:paraId="4BE46485" w14:textId="77777777" w:rsidR="008D4DEC" w:rsidRDefault="008D4DEC" w:rsidP="4CE0C299">
      <w:pPr>
        <w:shd w:val="clear" w:color="auto" w:fill="FFFFFF" w:themeFill="background1"/>
        <w:spacing w:after="0" w:line="240" w:lineRule="auto"/>
        <w:rPr>
          <w:rFonts w:ascii="Lato" w:eastAsia="Times New Roman" w:hAnsi="Lato" w:cs="Times New Roman"/>
          <w:color w:val="2D3B45"/>
          <w:kern w:val="0"/>
          <w:lang w:eastAsia="en-GB"/>
          <w14:ligatures w14:val="none"/>
        </w:rPr>
      </w:pPr>
    </w:p>
    <w:p w14:paraId="383A3AC9" w14:textId="77777777" w:rsidR="008D4DEC" w:rsidRPr="00730C84" w:rsidRDefault="008D4DEC" w:rsidP="4CE0C299">
      <w:pPr>
        <w:shd w:val="clear" w:color="auto" w:fill="FFFFFF" w:themeFill="background1"/>
        <w:spacing w:after="0" w:line="240" w:lineRule="auto"/>
        <w:rPr>
          <w:rFonts w:ascii="Lato" w:eastAsia="Times New Roman" w:hAnsi="Lato" w:cs="Times New Roman"/>
          <w:color w:val="2D3B45"/>
          <w:kern w:val="0"/>
          <w:lang w:eastAsia="en-GB"/>
          <w14:ligatures w14:val="none"/>
        </w:rPr>
      </w:pPr>
    </w:p>
    <w:p w14:paraId="29C7D874" w14:textId="77777777" w:rsidR="00D16990" w:rsidRDefault="00D16990" w:rsidP="4CE0C299">
      <w:pPr>
        <w:shd w:val="clear" w:color="auto" w:fill="FFFFFF" w:themeFill="background1"/>
        <w:spacing w:after="0" w:line="240" w:lineRule="auto"/>
        <w:rPr>
          <w:rFonts w:ascii="Lato" w:eastAsia="Times New Roman" w:hAnsi="Lato" w:cs="Times New Roman"/>
          <w:color w:val="2D3B45"/>
          <w:kern w:val="0"/>
          <w:lang w:eastAsia="en-GB"/>
          <w14:ligatures w14:val="none"/>
        </w:rPr>
      </w:pPr>
    </w:p>
    <w:p w14:paraId="61757551" w14:textId="4C562930" w:rsidR="00D16990" w:rsidRDefault="00D16990" w:rsidP="4CE0C299">
      <w:pPr>
        <w:shd w:val="clear" w:color="auto" w:fill="FFFFFF" w:themeFill="background1"/>
        <w:spacing w:after="0" w:line="240" w:lineRule="auto"/>
        <w:rPr>
          <w:rFonts w:ascii="Lato" w:eastAsia="Times New Roman" w:hAnsi="Lato" w:cs="Times New Roman"/>
          <w:color w:val="2D3B45"/>
          <w:kern w:val="0"/>
          <w:lang w:eastAsia="en-GB"/>
          <w14:ligatures w14:val="none"/>
        </w:rPr>
      </w:pPr>
      <w:r w:rsidRPr="002379AC">
        <w:rPr>
          <w:rFonts w:eastAsia="Times New Roman" w:cs="Times New Roman"/>
          <w:b/>
          <w:color w:val="2D3B45"/>
          <w:kern w:val="0"/>
          <w:lang w:eastAsia="en-GB"/>
          <w14:ligatures w14:val="none"/>
        </w:rPr>
        <w:t>Table</w:t>
      </w:r>
      <w:r w:rsidR="005F560F" w:rsidRPr="002379AC">
        <w:rPr>
          <w:rFonts w:eastAsia="Times New Roman" w:cs="Times New Roman"/>
          <w:b/>
          <w:color w:val="2D3B45"/>
          <w:kern w:val="0"/>
          <w:lang w:eastAsia="en-GB"/>
          <w14:ligatures w14:val="none"/>
        </w:rPr>
        <w:t>.</w:t>
      </w:r>
      <w:proofErr w:type="gramStart"/>
      <w:r w:rsidR="005F560F" w:rsidRPr="002379AC">
        <w:rPr>
          <w:rFonts w:eastAsia="Times New Roman" w:cs="Times New Roman"/>
          <w:b/>
          <w:color w:val="2D3B45"/>
          <w:kern w:val="0"/>
          <w:lang w:eastAsia="en-GB"/>
          <w14:ligatures w14:val="none"/>
        </w:rPr>
        <w:t>1</w:t>
      </w:r>
      <w:r w:rsidR="005F560F">
        <w:rPr>
          <w:rFonts w:ascii="Lato" w:eastAsia="Times New Roman" w:hAnsi="Lato" w:cs="Times New Roman"/>
          <w:color w:val="2D3B45"/>
          <w:kern w:val="0"/>
          <w:lang w:eastAsia="en-GB"/>
          <w14:ligatures w14:val="none"/>
        </w:rPr>
        <w:t xml:space="preserve"> :</w:t>
      </w:r>
      <w:proofErr w:type="gramEnd"/>
      <w:r w:rsidR="005F560F">
        <w:rPr>
          <w:rFonts w:ascii="Lato" w:eastAsia="Times New Roman" w:hAnsi="Lato" w:cs="Times New Roman"/>
          <w:color w:val="2D3B45"/>
          <w:kern w:val="0"/>
          <w:lang w:eastAsia="en-GB"/>
          <w14:ligatures w14:val="none"/>
        </w:rPr>
        <w:t xml:space="preserve"> </w:t>
      </w:r>
      <w:r w:rsidR="00DB275B" w:rsidRPr="002379AC">
        <w:rPr>
          <w:rFonts w:ascii="Abadi MT Condensed Light" w:hAnsi="Abadi MT Condensed Light"/>
        </w:rPr>
        <w:t>Overview of bioinformatics tools and packages used in the analysis pipeline</w:t>
      </w:r>
    </w:p>
    <w:p w14:paraId="6E8637E1" w14:textId="77777777" w:rsidR="00D16990" w:rsidRPr="00730C84" w:rsidRDefault="00D16990" w:rsidP="4CE0C299">
      <w:pPr>
        <w:shd w:val="clear" w:color="auto" w:fill="FFFFFF" w:themeFill="background1"/>
        <w:spacing w:after="0" w:line="240" w:lineRule="auto"/>
        <w:rPr>
          <w:rFonts w:ascii="Lato" w:eastAsia="Times New Roman" w:hAnsi="Lato" w:cs="Times New Roman"/>
          <w:color w:val="2D3B45"/>
          <w:kern w:val="0"/>
          <w:lang w:eastAsia="en-GB"/>
          <w14:ligatures w14:val="none"/>
        </w:rPr>
      </w:pPr>
    </w:p>
    <w:tbl>
      <w:tblPr>
        <w:tblStyle w:val="TableGrid"/>
        <w:tblW w:w="0" w:type="auto"/>
        <w:tblLayout w:type="fixed"/>
        <w:tblLook w:val="04A0" w:firstRow="1" w:lastRow="0" w:firstColumn="1" w:lastColumn="0" w:noHBand="0" w:noVBand="1"/>
      </w:tblPr>
      <w:tblGrid>
        <w:gridCol w:w="1838"/>
        <w:gridCol w:w="1985"/>
        <w:gridCol w:w="2835"/>
        <w:gridCol w:w="2358"/>
      </w:tblGrid>
      <w:tr w:rsidR="008B0D31" w:rsidRPr="008B0D31" w14:paraId="47DFEBD8" w14:textId="77777777" w:rsidTr="00BF0B5F">
        <w:trPr>
          <w:trHeight w:val="536"/>
        </w:trPr>
        <w:tc>
          <w:tcPr>
            <w:tcW w:w="1838" w:type="dxa"/>
          </w:tcPr>
          <w:p w14:paraId="0E46F074" w14:textId="77777777" w:rsidR="002D7856" w:rsidRPr="00727A4B" w:rsidRDefault="002D7856" w:rsidP="002953C3">
            <w:pPr>
              <w:pStyle w:val="NormalWeb"/>
              <w:rPr>
                <w:rFonts w:asciiTheme="minorHAnsi" w:hAnsiTheme="minorHAnsi"/>
                <w:b/>
                <w:color w:val="000000" w:themeColor="text1"/>
                <w:sz w:val="32"/>
                <w:szCs w:val="32"/>
                <w:u w:val="single"/>
              </w:rPr>
            </w:pPr>
            <w:r w:rsidRPr="00727A4B">
              <w:rPr>
                <w:rFonts w:asciiTheme="minorHAnsi" w:hAnsiTheme="minorHAnsi"/>
                <w:b/>
                <w:color w:val="000000" w:themeColor="text1"/>
                <w:sz w:val="32"/>
                <w:szCs w:val="32"/>
                <w:u w:val="single"/>
              </w:rPr>
              <w:t>Analysis</w:t>
            </w:r>
          </w:p>
        </w:tc>
        <w:tc>
          <w:tcPr>
            <w:tcW w:w="1985" w:type="dxa"/>
          </w:tcPr>
          <w:p w14:paraId="52835BF2" w14:textId="56764BF1" w:rsidR="002D7856" w:rsidRPr="00727A4B" w:rsidRDefault="00A12C0E" w:rsidP="002953C3">
            <w:pPr>
              <w:pStyle w:val="NormalWeb"/>
              <w:rPr>
                <w:rFonts w:asciiTheme="minorHAnsi" w:hAnsiTheme="minorHAnsi"/>
                <w:b/>
                <w:color w:val="000000" w:themeColor="text1"/>
                <w:sz w:val="32"/>
                <w:szCs w:val="32"/>
                <w:u w:val="single"/>
              </w:rPr>
            </w:pPr>
            <w:r w:rsidRPr="00727A4B">
              <w:rPr>
                <w:rFonts w:asciiTheme="minorHAnsi" w:hAnsiTheme="minorHAnsi"/>
                <w:b/>
                <w:color w:val="000000" w:themeColor="text1"/>
                <w:sz w:val="32"/>
                <w:szCs w:val="32"/>
                <w:u w:val="single"/>
              </w:rPr>
              <w:t>Packages</w:t>
            </w:r>
          </w:p>
        </w:tc>
        <w:tc>
          <w:tcPr>
            <w:tcW w:w="2835" w:type="dxa"/>
          </w:tcPr>
          <w:p w14:paraId="146B2989" w14:textId="77777777" w:rsidR="002D7856" w:rsidRPr="00727A4B" w:rsidRDefault="002D7856" w:rsidP="002953C3">
            <w:pPr>
              <w:pStyle w:val="NormalWeb"/>
              <w:rPr>
                <w:rFonts w:asciiTheme="minorHAnsi" w:hAnsiTheme="minorHAnsi"/>
                <w:b/>
                <w:color w:val="000000" w:themeColor="text1"/>
                <w:sz w:val="32"/>
                <w:szCs w:val="32"/>
                <w:u w:val="single"/>
              </w:rPr>
            </w:pPr>
            <w:r w:rsidRPr="00727A4B">
              <w:rPr>
                <w:rFonts w:asciiTheme="minorHAnsi" w:hAnsiTheme="minorHAnsi"/>
                <w:b/>
                <w:color w:val="000000" w:themeColor="text1"/>
                <w:sz w:val="32"/>
                <w:szCs w:val="32"/>
                <w:u w:val="single"/>
              </w:rPr>
              <w:t>purpose</w:t>
            </w:r>
          </w:p>
        </w:tc>
        <w:tc>
          <w:tcPr>
            <w:tcW w:w="2358" w:type="dxa"/>
          </w:tcPr>
          <w:p w14:paraId="2130641D" w14:textId="77777777" w:rsidR="002D7856" w:rsidRPr="00727A4B" w:rsidRDefault="002D7856" w:rsidP="002953C3">
            <w:pPr>
              <w:pStyle w:val="NormalWeb"/>
              <w:rPr>
                <w:rFonts w:asciiTheme="minorHAnsi" w:hAnsiTheme="minorHAnsi"/>
                <w:b/>
                <w:color w:val="000000" w:themeColor="text1"/>
                <w:sz w:val="32"/>
                <w:szCs w:val="32"/>
                <w:u w:val="single"/>
              </w:rPr>
            </w:pPr>
            <w:r w:rsidRPr="00727A4B">
              <w:rPr>
                <w:rFonts w:asciiTheme="minorHAnsi" w:hAnsiTheme="minorHAnsi"/>
                <w:b/>
                <w:color w:val="000000" w:themeColor="text1"/>
                <w:sz w:val="32"/>
                <w:szCs w:val="32"/>
                <w:u w:val="single"/>
              </w:rPr>
              <w:t>Reference</w:t>
            </w:r>
          </w:p>
        </w:tc>
      </w:tr>
      <w:tr w:rsidR="008B0D31" w:rsidRPr="008B0D31" w14:paraId="7962CAAC" w14:textId="77777777" w:rsidTr="00BF0B5F">
        <w:tc>
          <w:tcPr>
            <w:tcW w:w="1838" w:type="dxa"/>
          </w:tcPr>
          <w:p w14:paraId="5E715265" w14:textId="77777777" w:rsidR="002D7856" w:rsidRPr="00727A4B" w:rsidRDefault="002D7856" w:rsidP="002953C3">
            <w:pPr>
              <w:pStyle w:val="NormalWeb"/>
              <w:rPr>
                <w:color w:val="000000" w:themeColor="text1"/>
              </w:rPr>
            </w:pPr>
            <w:r w:rsidRPr="00727A4B">
              <w:rPr>
                <w:rStyle w:val="Strong"/>
                <w:rFonts w:eastAsiaTheme="majorEastAsia"/>
                <w:b w:val="0"/>
                <w:color w:val="000000" w:themeColor="text1"/>
              </w:rPr>
              <w:t>Quality Control &amp; Preprocessing</w:t>
            </w:r>
          </w:p>
        </w:tc>
        <w:tc>
          <w:tcPr>
            <w:tcW w:w="1985" w:type="dxa"/>
          </w:tcPr>
          <w:p w14:paraId="3C72E2B4" w14:textId="77777777" w:rsidR="002D7856" w:rsidRPr="00727A4B" w:rsidRDefault="002D7856" w:rsidP="005168CD">
            <w:pPr>
              <w:pStyle w:val="NormalWeb"/>
              <w:rPr>
                <w:color w:val="000000" w:themeColor="text1"/>
              </w:rPr>
            </w:pPr>
            <w:proofErr w:type="spellStart"/>
            <w:r w:rsidRPr="00727A4B">
              <w:rPr>
                <w:color w:val="000000" w:themeColor="text1"/>
              </w:rPr>
              <w:t>FastQC</w:t>
            </w:r>
            <w:proofErr w:type="spellEnd"/>
          </w:p>
        </w:tc>
        <w:tc>
          <w:tcPr>
            <w:tcW w:w="2835" w:type="dxa"/>
          </w:tcPr>
          <w:p w14:paraId="1E6FF074" w14:textId="77777777" w:rsidR="002D7856" w:rsidRPr="00727A4B" w:rsidRDefault="002D7856" w:rsidP="002953C3">
            <w:pPr>
              <w:pStyle w:val="NormalWeb"/>
              <w:rPr>
                <w:color w:val="000000" w:themeColor="text1"/>
              </w:rPr>
            </w:pPr>
            <w:r w:rsidRPr="00727A4B">
              <w:rPr>
                <w:color w:val="000000" w:themeColor="text1"/>
              </w:rPr>
              <w:t>Assess read quality (e.g., GC content, per-base sequence quality, adapter contamination).</w:t>
            </w:r>
          </w:p>
        </w:tc>
        <w:tc>
          <w:tcPr>
            <w:tcW w:w="2358" w:type="dxa"/>
          </w:tcPr>
          <w:p w14:paraId="09B32880" w14:textId="733541B5" w:rsidR="002D7856" w:rsidRPr="00727A4B" w:rsidRDefault="009A3A8E" w:rsidP="002953C3">
            <w:pPr>
              <w:pStyle w:val="NormalWeb"/>
              <w:rPr>
                <w:color w:val="000000" w:themeColor="text1"/>
              </w:rPr>
            </w:pPr>
            <w:r>
              <w:rPr>
                <w:color w:val="000000" w:themeColor="text1"/>
              </w:rPr>
              <w:fldChar w:fldCharType="begin"/>
            </w:r>
            <w:r w:rsidR="007405B3">
              <w:rPr>
                <w:color w:val="000000" w:themeColor="text1"/>
              </w:rPr>
              <w:instrText xml:space="preserve"> ADDIN EN.CITE &lt;EndNote&gt;&lt;Cite&gt;&lt;Author&gt;acdarby&lt;/Author&gt;&lt;Year&gt;2025&lt;/Year&gt;&lt;RecNum&gt;7&lt;/RecNum&gt;&lt;DisplayText&gt;(acdarby, 2025)&lt;/DisplayText&gt;&lt;record&gt;&lt;rec-number&gt;7&lt;/rec-number&gt;&lt;foreign-keys&gt;&lt;key app="EN" db-id="fzpasv996setz4e0vx0xzp062wde5vv2ftae" timestamp="1743747287"&gt;7&lt;/key&gt;&lt;/foreign-keys&gt;&lt;ref-type name="Web Page"&gt;12&lt;/ref-type&gt;&lt;contributors&gt;&lt;authors&gt;&lt;author&gt;acdarby&lt;/author&gt;&lt;/authors&gt;&lt;/contributors&gt;&lt;titles&gt;&lt;title&gt;LIFE_748&lt;/title&gt;&lt;/titles&gt;&lt;volume&gt;2025&lt;/volume&gt;&lt;number&gt;01-04-2025&lt;/number&gt;&lt;dates&gt;&lt;year&gt;2025&lt;/year&gt;&lt;/dates&gt;&lt;urls&gt;&lt;related-urls&gt;&lt;url&gt;[https://github.com/acdarby/LIFE748/blob/main/conda_install.md]&lt;/url&gt;&lt;/related-urls&gt;&lt;/urls&gt;&lt;/record&gt;&lt;/Cite&gt;&lt;/EndNote&gt;</w:instrText>
            </w:r>
            <w:r>
              <w:rPr>
                <w:color w:val="000000" w:themeColor="text1"/>
              </w:rPr>
              <w:fldChar w:fldCharType="separate"/>
            </w:r>
            <w:r w:rsidR="007405B3">
              <w:rPr>
                <w:noProof/>
                <w:color w:val="000000" w:themeColor="text1"/>
              </w:rPr>
              <w:t>(acdarby, 2025)</w:t>
            </w:r>
            <w:r>
              <w:rPr>
                <w:color w:val="000000" w:themeColor="text1"/>
              </w:rPr>
              <w:fldChar w:fldCharType="end"/>
            </w:r>
          </w:p>
        </w:tc>
      </w:tr>
      <w:tr w:rsidR="008B0D31" w:rsidRPr="008B0D31" w14:paraId="0C13796E" w14:textId="77777777" w:rsidTr="00BF0B5F">
        <w:tc>
          <w:tcPr>
            <w:tcW w:w="1838" w:type="dxa"/>
          </w:tcPr>
          <w:p w14:paraId="6C0BE5BB" w14:textId="77777777" w:rsidR="002D7856" w:rsidRPr="00727A4B" w:rsidRDefault="002D7856" w:rsidP="00130D3A">
            <w:pPr>
              <w:pStyle w:val="Heading3"/>
              <w:rPr>
                <w:rFonts w:ascii="Times New Roman" w:hAnsi="Times New Roman" w:cs="Times New Roman"/>
                <w:color w:val="000000" w:themeColor="text1"/>
                <w:sz w:val="24"/>
                <w:szCs w:val="24"/>
              </w:rPr>
            </w:pPr>
            <w:r w:rsidRPr="00727A4B">
              <w:rPr>
                <w:rStyle w:val="Strong"/>
                <w:rFonts w:ascii="Times New Roman" w:hAnsi="Times New Roman" w:cs="Times New Roman"/>
                <w:b w:val="0"/>
                <w:color w:val="000000" w:themeColor="text1"/>
                <w:sz w:val="24"/>
                <w:szCs w:val="24"/>
              </w:rPr>
              <w:t>Genome Assembly Evaluation</w:t>
            </w:r>
          </w:p>
          <w:p w14:paraId="1F79259B" w14:textId="77777777" w:rsidR="002D7856" w:rsidRPr="00727A4B" w:rsidRDefault="002D7856" w:rsidP="00130D3A">
            <w:pPr>
              <w:pStyle w:val="NormalWeb"/>
              <w:rPr>
                <w:color w:val="000000" w:themeColor="text1"/>
              </w:rPr>
            </w:pPr>
          </w:p>
        </w:tc>
        <w:tc>
          <w:tcPr>
            <w:tcW w:w="1985" w:type="dxa"/>
          </w:tcPr>
          <w:p w14:paraId="05A469BA" w14:textId="0E5CCCD7" w:rsidR="002D7856" w:rsidRPr="00727A4B" w:rsidRDefault="002D7856" w:rsidP="00130D3A">
            <w:pPr>
              <w:pStyle w:val="NormalWeb"/>
              <w:rPr>
                <w:color w:val="000000" w:themeColor="text1"/>
              </w:rPr>
            </w:pPr>
            <w:r w:rsidRPr="00727A4B">
              <w:rPr>
                <w:rStyle w:val="HTMLCode"/>
                <w:rFonts w:ascii="Times New Roman" w:eastAsiaTheme="majorEastAsia" w:hAnsi="Times New Roman" w:cs="Times New Roman"/>
                <w:color w:val="000000" w:themeColor="text1"/>
                <w:sz w:val="24"/>
                <w:szCs w:val="24"/>
              </w:rPr>
              <w:t>Flye</w:t>
            </w:r>
            <w:r w:rsidRPr="00727A4B">
              <w:rPr>
                <w:rStyle w:val="Strong"/>
                <w:rFonts w:eastAsiaTheme="majorEastAsia"/>
                <w:b w:val="0"/>
                <w:color w:val="000000" w:themeColor="text1"/>
              </w:rPr>
              <w:t>,</w:t>
            </w:r>
            <w:r w:rsidR="008B0D31" w:rsidRPr="00727A4B">
              <w:rPr>
                <w:rStyle w:val="Strong"/>
                <w:rFonts w:eastAsiaTheme="majorEastAsia"/>
                <w:b w:val="0"/>
                <w:color w:val="000000" w:themeColor="text1"/>
              </w:rPr>
              <w:br/>
            </w:r>
            <w:r w:rsidRPr="00727A4B">
              <w:rPr>
                <w:rStyle w:val="HTMLCode"/>
                <w:rFonts w:ascii="Times New Roman" w:eastAsiaTheme="majorEastAsia" w:hAnsi="Times New Roman" w:cs="Times New Roman"/>
                <w:color w:val="000000" w:themeColor="text1"/>
                <w:sz w:val="24"/>
                <w:szCs w:val="24"/>
              </w:rPr>
              <w:t>QUAST</w:t>
            </w:r>
          </w:p>
        </w:tc>
        <w:tc>
          <w:tcPr>
            <w:tcW w:w="2835" w:type="dxa"/>
          </w:tcPr>
          <w:p w14:paraId="0F78C3D0" w14:textId="77777777" w:rsidR="002D7856" w:rsidRPr="00727A4B" w:rsidRDefault="002D7856" w:rsidP="00130D3A">
            <w:pPr>
              <w:pStyle w:val="NormalWeb"/>
              <w:rPr>
                <w:color w:val="000000" w:themeColor="text1"/>
              </w:rPr>
            </w:pPr>
            <w:r w:rsidRPr="00727A4B">
              <w:rPr>
                <w:color w:val="000000" w:themeColor="text1"/>
              </w:rPr>
              <w:t>Evaluate the assembly quality, contiguity, and completeness.</w:t>
            </w:r>
          </w:p>
          <w:p w14:paraId="26FCC1BB" w14:textId="77777777" w:rsidR="002D7856" w:rsidRPr="00727A4B" w:rsidRDefault="002D7856" w:rsidP="00130D3A">
            <w:pPr>
              <w:pStyle w:val="NormalWeb"/>
              <w:rPr>
                <w:color w:val="000000" w:themeColor="text1"/>
              </w:rPr>
            </w:pPr>
          </w:p>
        </w:tc>
        <w:tc>
          <w:tcPr>
            <w:tcW w:w="2358" w:type="dxa"/>
          </w:tcPr>
          <w:p w14:paraId="3B0363AB" w14:textId="5D26ABDF" w:rsidR="002D7856" w:rsidRPr="00727A4B" w:rsidRDefault="009A3A8E" w:rsidP="00130D3A">
            <w:pPr>
              <w:pStyle w:val="NormalWeb"/>
              <w:rPr>
                <w:color w:val="000000" w:themeColor="text1"/>
              </w:rPr>
            </w:pPr>
            <w:r>
              <w:rPr>
                <w:color w:val="000000" w:themeColor="text1"/>
              </w:rPr>
              <w:fldChar w:fldCharType="begin"/>
            </w:r>
            <w:r w:rsidR="007405B3">
              <w:rPr>
                <w:color w:val="000000" w:themeColor="text1"/>
              </w:rPr>
              <w:instrText xml:space="preserve"> ADDIN EN.CITE &lt;EndNote&gt;&lt;Cite&gt;&lt;Author&gt;acdarby&lt;/Author&gt;&lt;Year&gt;2025&lt;/Year&gt;&lt;RecNum&gt;7&lt;/RecNum&gt;&lt;DisplayText&gt;(acdarby, 2025)&lt;/DisplayText&gt;&lt;record&gt;&lt;rec-number&gt;7&lt;/rec-number&gt;&lt;foreign-keys&gt;&lt;key app="EN" db-id="fzpasv996setz4e0vx0xzp062wde5vv2ftae" timestamp="1743747287"&gt;7&lt;/key&gt;&lt;/foreign-keys&gt;&lt;ref-type name="Web Page"&gt;12&lt;/ref-type&gt;&lt;contributors&gt;&lt;authors&gt;&lt;author&gt;acdarby&lt;/author&gt;&lt;/authors&gt;&lt;/contributors&gt;&lt;titles&gt;&lt;title&gt;LIFE_748&lt;/title&gt;&lt;/titles&gt;&lt;volume&gt;2025&lt;/volume&gt;&lt;number&gt;01-04-2025&lt;/number&gt;&lt;dates&gt;&lt;year&gt;2025&lt;/year&gt;&lt;/dates&gt;&lt;urls&gt;&lt;related-urls&gt;&lt;url&gt;[https://github.com/acdarby/LIFE748/blob/main/conda_install.md]&lt;/url&gt;&lt;/related-urls&gt;&lt;/urls&gt;&lt;/record&gt;&lt;/Cite&gt;&lt;/EndNote&gt;</w:instrText>
            </w:r>
            <w:r>
              <w:rPr>
                <w:color w:val="000000" w:themeColor="text1"/>
              </w:rPr>
              <w:fldChar w:fldCharType="separate"/>
            </w:r>
            <w:r w:rsidR="007405B3">
              <w:rPr>
                <w:noProof/>
                <w:color w:val="000000" w:themeColor="text1"/>
              </w:rPr>
              <w:t>(acdarby, 2025)</w:t>
            </w:r>
            <w:r>
              <w:rPr>
                <w:color w:val="000000" w:themeColor="text1"/>
              </w:rPr>
              <w:fldChar w:fldCharType="end"/>
            </w:r>
          </w:p>
        </w:tc>
      </w:tr>
      <w:tr w:rsidR="008B0D31" w:rsidRPr="008B0D31" w14:paraId="1FBE2B9E" w14:textId="77777777" w:rsidTr="00BF0B5F">
        <w:tc>
          <w:tcPr>
            <w:tcW w:w="1838" w:type="dxa"/>
          </w:tcPr>
          <w:p w14:paraId="6226306C" w14:textId="77777777" w:rsidR="002D7856" w:rsidRPr="00727A4B" w:rsidRDefault="002D7856" w:rsidP="00130D3A">
            <w:pPr>
              <w:pStyle w:val="NormalWeb"/>
              <w:rPr>
                <w:color w:val="000000" w:themeColor="text1"/>
              </w:rPr>
            </w:pPr>
            <w:r w:rsidRPr="00727A4B">
              <w:rPr>
                <w:rStyle w:val="Strong"/>
                <w:rFonts w:eastAsiaTheme="majorEastAsia"/>
                <w:b w:val="0"/>
                <w:color w:val="000000" w:themeColor="text1"/>
              </w:rPr>
              <w:t>Genome Annotation</w:t>
            </w:r>
          </w:p>
        </w:tc>
        <w:tc>
          <w:tcPr>
            <w:tcW w:w="1985" w:type="dxa"/>
          </w:tcPr>
          <w:p w14:paraId="6E1C99AA" w14:textId="77777777" w:rsidR="002D7856" w:rsidRPr="00727A4B" w:rsidRDefault="002D7856" w:rsidP="00130D3A">
            <w:pPr>
              <w:pStyle w:val="NormalWeb"/>
              <w:rPr>
                <w:color w:val="000000" w:themeColor="text1"/>
              </w:rPr>
            </w:pPr>
            <w:proofErr w:type="spellStart"/>
            <w:r w:rsidRPr="00727A4B">
              <w:rPr>
                <w:rStyle w:val="HTMLCode"/>
                <w:rFonts w:ascii="Times New Roman" w:eastAsiaTheme="majorEastAsia" w:hAnsi="Times New Roman" w:cs="Times New Roman"/>
                <w:color w:val="000000" w:themeColor="text1"/>
                <w:sz w:val="24"/>
                <w:szCs w:val="24"/>
              </w:rPr>
              <w:t>Prokka</w:t>
            </w:r>
            <w:proofErr w:type="spellEnd"/>
            <w:r w:rsidRPr="00727A4B">
              <w:rPr>
                <w:rStyle w:val="Strong"/>
                <w:rFonts w:eastAsiaTheme="majorEastAsia"/>
                <w:b w:val="0"/>
                <w:color w:val="000000" w:themeColor="text1"/>
              </w:rPr>
              <w:t xml:space="preserve">, </w:t>
            </w:r>
            <w:r w:rsidRPr="00727A4B">
              <w:rPr>
                <w:rStyle w:val="HTMLCode"/>
                <w:rFonts w:ascii="Times New Roman" w:eastAsiaTheme="majorEastAsia" w:hAnsi="Times New Roman" w:cs="Times New Roman"/>
                <w:color w:val="000000" w:themeColor="text1"/>
                <w:sz w:val="24"/>
                <w:szCs w:val="24"/>
              </w:rPr>
              <w:t>Bakta</w:t>
            </w:r>
          </w:p>
        </w:tc>
        <w:tc>
          <w:tcPr>
            <w:tcW w:w="2835" w:type="dxa"/>
          </w:tcPr>
          <w:p w14:paraId="5A400751" w14:textId="77777777" w:rsidR="002D7856" w:rsidRPr="00727A4B" w:rsidRDefault="002D7856" w:rsidP="00130D3A">
            <w:pPr>
              <w:pStyle w:val="NormalWeb"/>
              <w:rPr>
                <w:color w:val="000000" w:themeColor="text1"/>
              </w:rPr>
            </w:pPr>
            <w:r w:rsidRPr="00727A4B">
              <w:rPr>
                <w:color w:val="000000" w:themeColor="text1"/>
              </w:rPr>
              <w:t>Identify coding sequences, rRNA, tRNA, and gene functions</w:t>
            </w:r>
          </w:p>
        </w:tc>
        <w:tc>
          <w:tcPr>
            <w:tcW w:w="2358" w:type="dxa"/>
          </w:tcPr>
          <w:p w14:paraId="04AA990D" w14:textId="2F9C723D" w:rsidR="002D7856" w:rsidRPr="00727A4B" w:rsidRDefault="009A3A8E" w:rsidP="00130D3A">
            <w:pPr>
              <w:pStyle w:val="NormalWeb"/>
              <w:rPr>
                <w:color w:val="000000" w:themeColor="text1"/>
              </w:rPr>
            </w:pPr>
            <w:r>
              <w:rPr>
                <w:color w:val="000000" w:themeColor="text1"/>
              </w:rPr>
              <w:fldChar w:fldCharType="begin"/>
            </w:r>
            <w:r w:rsidR="007405B3">
              <w:rPr>
                <w:color w:val="000000" w:themeColor="text1"/>
              </w:rPr>
              <w:instrText xml:space="preserve"> ADDIN EN.CITE &lt;EndNote&gt;&lt;Cite&gt;&lt;Author&gt;acdarby&lt;/Author&gt;&lt;Year&gt;2025&lt;/Year&gt;&lt;RecNum&gt;7&lt;/RecNum&gt;&lt;DisplayText&gt;(acdarby, 2025)&lt;/DisplayText&gt;&lt;record&gt;&lt;rec-number&gt;7&lt;/rec-number&gt;&lt;foreign-keys&gt;&lt;key app="EN" db-id="fzpasv996setz4e0vx0xzp062wde5vv2ftae" timestamp="1743747287"&gt;7&lt;/key&gt;&lt;/foreign-keys&gt;&lt;ref-type name="Web Page"&gt;12&lt;/ref-type&gt;&lt;contributors&gt;&lt;authors&gt;&lt;author&gt;acdarby&lt;/author&gt;&lt;/authors&gt;&lt;/contributors&gt;&lt;titles&gt;&lt;title&gt;LIFE_748&lt;/title&gt;&lt;/titles&gt;&lt;volume&gt;2025&lt;/volume&gt;&lt;number&gt;01-04-2025&lt;/number&gt;&lt;dates&gt;&lt;year&gt;2025&lt;/year&gt;&lt;/dates&gt;&lt;urls&gt;&lt;related-urls&gt;&lt;url&gt;[https://github.com/acdarby/LIFE748/blob/main/conda_install.md]&lt;/url&gt;&lt;/related-urls&gt;&lt;/urls&gt;&lt;/record&gt;&lt;/Cite&gt;&lt;/EndNote&gt;</w:instrText>
            </w:r>
            <w:r>
              <w:rPr>
                <w:color w:val="000000" w:themeColor="text1"/>
              </w:rPr>
              <w:fldChar w:fldCharType="separate"/>
            </w:r>
            <w:r w:rsidR="007405B3">
              <w:rPr>
                <w:noProof/>
                <w:color w:val="000000" w:themeColor="text1"/>
              </w:rPr>
              <w:t>(acdarby, 2025)</w:t>
            </w:r>
            <w:r>
              <w:rPr>
                <w:color w:val="000000" w:themeColor="text1"/>
              </w:rPr>
              <w:fldChar w:fldCharType="end"/>
            </w:r>
          </w:p>
        </w:tc>
      </w:tr>
      <w:tr w:rsidR="008B0D31" w:rsidRPr="008B0D31" w14:paraId="3A23201A" w14:textId="77777777" w:rsidTr="00BF0B5F">
        <w:tc>
          <w:tcPr>
            <w:tcW w:w="1838" w:type="dxa"/>
          </w:tcPr>
          <w:p w14:paraId="5D9C0019" w14:textId="77777777" w:rsidR="002D7856" w:rsidRPr="00727A4B" w:rsidRDefault="002D7856" w:rsidP="00130D3A">
            <w:pPr>
              <w:pStyle w:val="NormalWeb"/>
              <w:rPr>
                <w:color w:val="000000" w:themeColor="text1"/>
              </w:rPr>
            </w:pPr>
            <w:r w:rsidRPr="00727A4B">
              <w:rPr>
                <w:rStyle w:val="Strong"/>
                <w:rFonts w:eastAsiaTheme="majorEastAsia"/>
                <w:b w:val="0"/>
                <w:color w:val="000000" w:themeColor="text1"/>
              </w:rPr>
              <w:t>Pangenome Analysis</w:t>
            </w:r>
          </w:p>
        </w:tc>
        <w:tc>
          <w:tcPr>
            <w:tcW w:w="1985" w:type="dxa"/>
          </w:tcPr>
          <w:p w14:paraId="44BCA5A9" w14:textId="6FC582DC" w:rsidR="002D7856" w:rsidRPr="00727A4B" w:rsidRDefault="002D7856" w:rsidP="00130D3A">
            <w:pPr>
              <w:pStyle w:val="NormalWeb"/>
              <w:rPr>
                <w:color w:val="000000" w:themeColor="text1"/>
              </w:rPr>
            </w:pPr>
            <w:proofErr w:type="spellStart"/>
            <w:r w:rsidRPr="00727A4B">
              <w:rPr>
                <w:rStyle w:val="HTMLCode"/>
                <w:rFonts w:ascii="Times New Roman" w:eastAsiaTheme="majorEastAsia" w:hAnsi="Times New Roman" w:cs="Times New Roman"/>
                <w:color w:val="000000" w:themeColor="text1"/>
                <w:sz w:val="24"/>
                <w:szCs w:val="24"/>
              </w:rPr>
              <w:t>Panaroo</w:t>
            </w:r>
            <w:proofErr w:type="spellEnd"/>
            <w:r w:rsidRPr="00727A4B">
              <w:rPr>
                <w:rStyle w:val="HTMLCode"/>
                <w:rFonts w:ascii="Times New Roman" w:eastAsiaTheme="majorEastAsia" w:hAnsi="Times New Roman" w:cs="Times New Roman"/>
                <w:color w:val="000000" w:themeColor="text1"/>
                <w:sz w:val="24"/>
                <w:szCs w:val="24"/>
              </w:rPr>
              <w:t>,</w:t>
            </w:r>
            <w:r w:rsidR="008B0D31" w:rsidRPr="00727A4B">
              <w:rPr>
                <w:rStyle w:val="HTMLCode"/>
                <w:rFonts w:ascii="Times New Roman" w:eastAsiaTheme="majorEastAsia" w:hAnsi="Times New Roman" w:cs="Times New Roman"/>
                <w:color w:val="000000" w:themeColor="text1"/>
                <w:sz w:val="24"/>
                <w:szCs w:val="24"/>
              </w:rPr>
              <w:br/>
            </w:r>
            <w:proofErr w:type="spellStart"/>
            <w:r w:rsidRPr="00727A4B">
              <w:rPr>
                <w:rStyle w:val="HTMLCode"/>
                <w:rFonts w:ascii="Times New Roman" w:eastAsiaTheme="majorEastAsia" w:hAnsi="Times New Roman" w:cs="Times New Roman"/>
                <w:color w:val="000000" w:themeColor="text1"/>
                <w:sz w:val="24"/>
                <w:szCs w:val="24"/>
              </w:rPr>
              <w:t>roary</w:t>
            </w:r>
            <w:proofErr w:type="spellEnd"/>
          </w:p>
        </w:tc>
        <w:tc>
          <w:tcPr>
            <w:tcW w:w="2835" w:type="dxa"/>
          </w:tcPr>
          <w:p w14:paraId="142C116C" w14:textId="77777777" w:rsidR="002D7856" w:rsidRPr="00727A4B" w:rsidRDefault="002D7856" w:rsidP="00130D3A">
            <w:pPr>
              <w:pStyle w:val="NormalWeb"/>
              <w:rPr>
                <w:color w:val="000000" w:themeColor="text1"/>
              </w:rPr>
            </w:pPr>
            <w:r w:rsidRPr="00727A4B">
              <w:rPr>
                <w:color w:val="000000" w:themeColor="text1"/>
              </w:rPr>
              <w:t xml:space="preserve">Identify core, accessory, and unique genes across the three </w:t>
            </w:r>
            <w:r w:rsidRPr="00C70B79">
              <w:rPr>
                <w:i/>
                <w:color w:val="000000" w:themeColor="text1"/>
              </w:rPr>
              <w:t>E. coli</w:t>
            </w:r>
            <w:r w:rsidRPr="00727A4B">
              <w:rPr>
                <w:color w:val="000000" w:themeColor="text1"/>
              </w:rPr>
              <w:t xml:space="preserve"> samples.</w:t>
            </w:r>
          </w:p>
        </w:tc>
        <w:tc>
          <w:tcPr>
            <w:tcW w:w="2358" w:type="dxa"/>
          </w:tcPr>
          <w:p w14:paraId="73D162FA" w14:textId="5E8CB2F0" w:rsidR="00B87367" w:rsidRPr="00727A4B" w:rsidRDefault="00CE549F" w:rsidP="00B87367">
            <w:pPr>
              <w:rPr>
                <w:rFonts w:ascii="Times New Roman" w:hAnsi="Times New Roman" w:cs="Times New Roman"/>
                <w:color w:val="000000" w:themeColor="text1"/>
                <w:lang w:eastAsia="en-GB"/>
              </w:rPr>
            </w:pPr>
            <w:r>
              <w:rPr>
                <w:rFonts w:ascii="Times New Roman" w:hAnsi="Times New Roman" w:cs="Times New Roman"/>
                <w:color w:val="000000" w:themeColor="text1"/>
                <w:lang w:eastAsia="en-GB"/>
              </w:rPr>
              <w:fldChar w:fldCharType="begin"/>
            </w:r>
            <w:r w:rsidR="0010570A">
              <w:rPr>
                <w:rFonts w:ascii="Times New Roman" w:hAnsi="Times New Roman" w:cs="Times New Roman"/>
                <w:color w:val="000000" w:themeColor="text1"/>
                <w:lang w:eastAsia="en-GB"/>
              </w:rPr>
              <w:instrText xml:space="preserve"> ADDIN EN.CITE &lt;EndNote&gt;&lt;Cite&gt;&lt;Author&gt;Tonkin-Hill&lt;/Author&gt;&lt;Year&gt;2025&lt;/Year&gt;&lt;RecNum&gt;8&lt;/RecNum&gt;&lt;DisplayText&gt;(Tonkin-Hill, 2025, andrewjpage, 2022)&lt;/DisplayText&gt;&lt;record&gt;&lt;rec-number&gt;8&lt;/rec-number&gt;&lt;foreign-keys&gt;&lt;key app="EN" db-id="fzpasv996setz4e0vx0xzp062wde5vv2ftae" timestamp="1743747529"&gt;8&lt;/key&gt;&lt;/foreign-keys&gt;&lt;ref-type name="Web Page"&gt;12&lt;/ref-type&gt;&lt;contributors&gt;&lt;authors&gt;&lt;author&gt;Gerry Tonkin-Hill&lt;/author&gt;&lt;/authors&gt;&lt;/contributors&gt;&lt;titles&gt;&lt;title&gt;Panaroo&lt;/title&gt;&lt;/titles&gt;&lt;volume&gt;01-03-2025&lt;/volume&gt;&lt;dates&gt;&lt;year&gt;2025&lt;/year&gt;&lt;/dates&gt;&lt;urls&gt;&lt;related-urls&gt;&lt;url&gt;https://github.com/gtonkinhill/panaroo/tree/master/docs&lt;/url&gt;&lt;/related-urls&gt;&lt;/urls&gt;&lt;/record&gt;&lt;/Cite&gt;&lt;Cite&gt;&lt;Author&gt;andrewjpage&lt;/Author&gt;&lt;Year&gt;2022&lt;/Year&gt;&lt;RecNum&gt;9&lt;/RecNum&gt;&lt;record&gt;&lt;rec-number&gt;9&lt;/rec-number&gt;&lt;foreign-keys&gt;&lt;key app="EN" db-id="fzpasv996setz4e0vx0xzp062wde5vv2ftae" timestamp="1743747636"&gt;9&lt;/key&gt;&lt;/foreign-keys&gt;&lt;ref-type name="Web Page"&gt;12&lt;/ref-type&gt;&lt;contributors&gt;&lt;authors&gt;&lt;author&gt;andrewjpage&lt;/author&gt;&lt;/authors&gt;&lt;/contributors&gt;&lt;titles&gt;&lt;title&gt;Roary&lt;/title&gt;&lt;/titles&gt;&lt;volume&gt;2025&lt;/volume&gt;&lt;number&gt;01-04-2025&lt;/number&gt;&lt;dates&gt;&lt;year&gt;2022&lt;/year&gt;&lt;/dates&gt;&lt;urls&gt;&lt;related-urls&gt;&lt;url&gt;https://github.com/sanger-pathogens/Roary&lt;/url&gt;&lt;/related-urls&gt;&lt;/urls&gt;&lt;/record&gt;&lt;/Cite&gt;&lt;/EndNote&gt;</w:instrText>
            </w:r>
            <w:r>
              <w:rPr>
                <w:rFonts w:ascii="Times New Roman" w:hAnsi="Times New Roman" w:cs="Times New Roman"/>
                <w:color w:val="000000" w:themeColor="text1"/>
                <w:lang w:eastAsia="en-GB"/>
              </w:rPr>
              <w:fldChar w:fldCharType="separate"/>
            </w:r>
            <w:r w:rsidR="0010570A">
              <w:rPr>
                <w:rFonts w:ascii="Times New Roman" w:hAnsi="Times New Roman" w:cs="Times New Roman"/>
                <w:noProof/>
                <w:color w:val="000000" w:themeColor="text1"/>
                <w:lang w:eastAsia="en-GB"/>
              </w:rPr>
              <w:t>(Tonkin-Hill, 2025, andrewjpage, 2022)</w:t>
            </w:r>
            <w:r>
              <w:rPr>
                <w:rFonts w:ascii="Times New Roman" w:hAnsi="Times New Roman" w:cs="Times New Roman"/>
                <w:color w:val="000000" w:themeColor="text1"/>
                <w:lang w:eastAsia="en-GB"/>
              </w:rPr>
              <w:fldChar w:fldCharType="end"/>
            </w:r>
          </w:p>
          <w:p w14:paraId="5085DAAE" w14:textId="3C101086" w:rsidR="00B87367" w:rsidRPr="00727A4B" w:rsidRDefault="00B87367" w:rsidP="00F564F3">
            <w:pPr>
              <w:rPr>
                <w:rFonts w:ascii="Times New Roman" w:hAnsi="Times New Roman" w:cs="Times New Roman"/>
                <w:color w:val="000000" w:themeColor="text1"/>
                <w:lang w:eastAsia="en-GB"/>
              </w:rPr>
            </w:pPr>
          </w:p>
        </w:tc>
      </w:tr>
      <w:tr w:rsidR="008B0D31" w:rsidRPr="008B0D31" w14:paraId="326308C4" w14:textId="77777777" w:rsidTr="00BF0B5F">
        <w:tc>
          <w:tcPr>
            <w:tcW w:w="1838" w:type="dxa"/>
          </w:tcPr>
          <w:p w14:paraId="70934595" w14:textId="77777777" w:rsidR="002D7856" w:rsidRPr="00727A4B" w:rsidRDefault="002D7856" w:rsidP="00130D3A">
            <w:pPr>
              <w:pStyle w:val="NormalWeb"/>
              <w:rPr>
                <w:color w:val="000000" w:themeColor="text1"/>
              </w:rPr>
            </w:pPr>
            <w:r w:rsidRPr="00727A4B">
              <w:rPr>
                <w:rStyle w:val="Strong"/>
                <w:rFonts w:eastAsiaTheme="majorEastAsia"/>
                <w:b w:val="0"/>
                <w:color w:val="000000" w:themeColor="text1"/>
              </w:rPr>
              <w:t>Antimicrobial Resistance (AMR) Gene Identification</w:t>
            </w:r>
          </w:p>
        </w:tc>
        <w:tc>
          <w:tcPr>
            <w:tcW w:w="1985" w:type="dxa"/>
          </w:tcPr>
          <w:p w14:paraId="5CE1518C" w14:textId="77777777" w:rsidR="002D7856" w:rsidRPr="00727A4B" w:rsidRDefault="002D7856" w:rsidP="00130D3A">
            <w:pPr>
              <w:pStyle w:val="NormalWeb"/>
              <w:rPr>
                <w:color w:val="000000" w:themeColor="text1"/>
              </w:rPr>
            </w:pPr>
            <w:proofErr w:type="spellStart"/>
            <w:r w:rsidRPr="00727A4B">
              <w:rPr>
                <w:rStyle w:val="HTMLCode"/>
                <w:rFonts w:ascii="Times New Roman" w:eastAsiaTheme="majorEastAsia" w:hAnsi="Times New Roman" w:cs="Times New Roman"/>
                <w:color w:val="000000" w:themeColor="text1"/>
                <w:sz w:val="24"/>
                <w:szCs w:val="24"/>
              </w:rPr>
              <w:t>AMRFinderPlus</w:t>
            </w:r>
            <w:proofErr w:type="spellEnd"/>
          </w:p>
          <w:p w14:paraId="4B0261C4" w14:textId="77777777" w:rsidR="002D7856" w:rsidRPr="00727A4B" w:rsidRDefault="002D7856" w:rsidP="00130D3A">
            <w:pPr>
              <w:rPr>
                <w:rFonts w:ascii="Times New Roman" w:hAnsi="Times New Roman" w:cs="Times New Roman"/>
                <w:color w:val="000000" w:themeColor="text1"/>
                <w:lang w:eastAsia="en-GB"/>
              </w:rPr>
            </w:pPr>
          </w:p>
        </w:tc>
        <w:tc>
          <w:tcPr>
            <w:tcW w:w="2835" w:type="dxa"/>
          </w:tcPr>
          <w:p w14:paraId="356D8A59" w14:textId="77777777" w:rsidR="002D7856" w:rsidRPr="00727A4B" w:rsidRDefault="002D7856" w:rsidP="00130D3A">
            <w:pPr>
              <w:pStyle w:val="NormalWeb"/>
              <w:rPr>
                <w:color w:val="000000" w:themeColor="text1"/>
              </w:rPr>
            </w:pPr>
            <w:r w:rsidRPr="00727A4B">
              <w:rPr>
                <w:color w:val="000000" w:themeColor="text1"/>
              </w:rPr>
              <w:t>Identify antibiotic resistance genes</w:t>
            </w:r>
          </w:p>
        </w:tc>
        <w:tc>
          <w:tcPr>
            <w:tcW w:w="2358" w:type="dxa"/>
          </w:tcPr>
          <w:p w14:paraId="1EAB72E2" w14:textId="4F56ABF0" w:rsidR="002D7856" w:rsidRPr="00727A4B" w:rsidRDefault="00FD19D4" w:rsidP="00130D3A">
            <w:pPr>
              <w:pStyle w:val="NormalWeb"/>
              <w:rPr>
                <w:color w:val="000000" w:themeColor="text1"/>
              </w:rPr>
            </w:pPr>
            <w:r>
              <w:rPr>
                <w:color w:val="000000" w:themeColor="text1"/>
              </w:rPr>
              <w:fldChar w:fldCharType="begin"/>
            </w:r>
            <w:r>
              <w:rPr>
                <w:color w:val="000000" w:themeColor="text1"/>
              </w:rPr>
              <w:instrText xml:space="preserve"> ADDIN EN.CITE &lt;EndNote&gt;&lt;Cite&gt;&lt;Author&gt;NCBI&lt;/Author&gt;&lt;RecNum&gt;10&lt;/RecNum&gt;&lt;DisplayText&gt;(NCBI)&lt;/DisplayText&gt;&lt;record&gt;&lt;rec-number&gt;10&lt;/rec-number&gt;&lt;foreign-keys&gt;&lt;key app="EN" db-id="fzpasv996setz4e0vx0xzp062wde5vv2ftae" timestamp="1743747863"&gt;10&lt;/key&gt;&lt;/foreign-keys&gt;&lt;ref-type name="Web Page"&gt;12&lt;/ref-type&gt;&lt;contributors&gt;&lt;authors&gt;&lt;author&gt;NCBI&lt;/author&gt;&lt;/authors&gt;&lt;/contributors&gt;&lt;titles&gt;&lt;title&gt;AMRFinderPlus&lt;/title&gt;&lt;/titles&gt;&lt;volume&gt;2025&lt;/volume&gt;&lt;number&gt;01-04-2025&lt;/number&gt;&lt;dates&gt;&lt;/dates&gt;&lt;urls&gt;&lt;related-urls&gt;&lt;url&gt;https://www.ncbi.nlm.nih.gov/pathogens/antimicrobial-resistance/AMRFinder/&lt;/url&gt;&lt;/related-urls&gt;&lt;/urls&gt;&lt;/record&gt;&lt;/Cite&gt;&lt;/EndNote&gt;</w:instrText>
            </w:r>
            <w:r>
              <w:rPr>
                <w:color w:val="000000" w:themeColor="text1"/>
              </w:rPr>
              <w:fldChar w:fldCharType="separate"/>
            </w:r>
            <w:r>
              <w:rPr>
                <w:noProof/>
                <w:color w:val="000000" w:themeColor="text1"/>
              </w:rPr>
              <w:t>(NCBI)</w:t>
            </w:r>
            <w:r>
              <w:rPr>
                <w:color w:val="000000" w:themeColor="text1"/>
              </w:rPr>
              <w:fldChar w:fldCharType="end"/>
            </w:r>
          </w:p>
        </w:tc>
      </w:tr>
    </w:tbl>
    <w:p w14:paraId="320D5DA0" w14:textId="30258F6D" w:rsidR="001E6C86" w:rsidRDefault="00DB5E1D" w:rsidP="001E6C86">
      <w:pPr>
        <w:pStyle w:val="NormalWeb"/>
        <w:rPr>
          <w:color w:val="000000" w:themeColor="text1"/>
        </w:rPr>
      </w:pPr>
      <w:r>
        <w:rPr>
          <w:rFonts w:ascii="Courier New" w:hAnsi="Courier New" w:cs="Courier New"/>
          <w:sz w:val="20"/>
          <w:szCs w:val="20"/>
        </w:rPr>
        <w:br/>
      </w:r>
      <w:r w:rsidR="001E6C86" w:rsidRPr="17AEBDBC">
        <w:rPr>
          <w:color w:val="000000" w:themeColor="text1"/>
        </w:rPr>
        <w:t xml:space="preserve">Genome assembly was conducted using </w:t>
      </w:r>
      <w:r w:rsidR="001E6C86" w:rsidRPr="17AEBDBC">
        <w:rPr>
          <w:rStyle w:val="Strong"/>
          <w:color w:val="000000" w:themeColor="text1"/>
        </w:rPr>
        <w:t>Flye</w:t>
      </w:r>
      <w:r w:rsidR="001E6C86">
        <w:rPr>
          <w:rStyle w:val="Strong"/>
          <w:color w:val="000000" w:themeColor="text1"/>
        </w:rPr>
        <w:t xml:space="preserve"> v2.9.2</w:t>
      </w:r>
      <w:r w:rsidR="001E6C86" w:rsidRPr="17AEBDBC">
        <w:rPr>
          <w:color w:val="000000" w:themeColor="text1"/>
        </w:rPr>
        <w:t xml:space="preserve"> </w:t>
      </w:r>
      <w:r w:rsidR="00FD19D4">
        <w:rPr>
          <w:color w:val="000000" w:themeColor="text1"/>
        </w:rPr>
        <w:fldChar w:fldCharType="begin"/>
      </w:r>
      <w:r w:rsidR="007405B3">
        <w:rPr>
          <w:color w:val="000000" w:themeColor="text1"/>
        </w:rPr>
        <w:instrText xml:space="preserve"> ADDIN EN.CITE &lt;EndNote&gt;&lt;Cite&gt;&lt;Author&gt;acdarby&lt;/Author&gt;&lt;Year&gt;2025&lt;/Year&gt;&lt;RecNum&gt;7&lt;/RecNum&gt;&lt;DisplayText&gt;(acdarby, 2025)&lt;/DisplayText&gt;&lt;record&gt;&lt;rec-number&gt;7&lt;/rec-number&gt;&lt;foreign-keys&gt;&lt;key app="EN" db-id="fzpasv996setz4e0vx0xzp062wde5vv2ftae" timestamp="1743747287"&gt;7&lt;/key&gt;&lt;/foreign-keys&gt;&lt;ref-type name="Web Page"&gt;12&lt;/ref-type&gt;&lt;contributors&gt;&lt;authors&gt;&lt;author&gt;acdarby&lt;/author&gt;&lt;/authors&gt;&lt;/contributors&gt;&lt;titles&gt;&lt;title&gt;LIFE_748&lt;/title&gt;&lt;/titles&gt;&lt;volume&gt;2025&lt;/volume&gt;&lt;number&gt;01-04-2025&lt;/number&gt;&lt;dates&gt;&lt;year&gt;2025&lt;/year&gt;&lt;/dates&gt;&lt;urls&gt;&lt;related-urls&gt;&lt;url&gt;[https://github.com/acdarby/LIFE748/blob/main/conda_install.md]&lt;/url&gt;&lt;/related-urls&gt;&lt;/urls&gt;&lt;/record&gt;&lt;/Cite&gt;&lt;/EndNote&gt;</w:instrText>
      </w:r>
      <w:r w:rsidR="00FD19D4">
        <w:rPr>
          <w:color w:val="000000" w:themeColor="text1"/>
        </w:rPr>
        <w:fldChar w:fldCharType="separate"/>
      </w:r>
      <w:r w:rsidR="007405B3">
        <w:rPr>
          <w:noProof/>
          <w:color w:val="000000" w:themeColor="text1"/>
        </w:rPr>
        <w:t>(acdarby, 2025)</w:t>
      </w:r>
      <w:r w:rsidR="00FD19D4">
        <w:rPr>
          <w:color w:val="000000" w:themeColor="text1"/>
        </w:rPr>
        <w:fldChar w:fldCharType="end"/>
      </w:r>
      <w:r w:rsidR="00FD19D4">
        <w:rPr>
          <w:color w:val="000000" w:themeColor="text1"/>
        </w:rPr>
        <w:t xml:space="preserve"> </w:t>
      </w:r>
      <w:r w:rsidR="001E6C86" w:rsidRPr="17AEBDBC">
        <w:rPr>
          <w:color w:val="000000" w:themeColor="text1"/>
        </w:rPr>
        <w:t xml:space="preserve">for de novo assembly of long-read sequences. The input was the </w:t>
      </w:r>
      <w:r w:rsidR="001E6171" w:rsidRPr="17AEBDBC">
        <w:rPr>
          <w:color w:val="000000" w:themeColor="text1"/>
        </w:rPr>
        <w:t>pre-processed</w:t>
      </w:r>
      <w:r w:rsidR="001E6C86" w:rsidRPr="17AEBDBC">
        <w:rPr>
          <w:color w:val="000000" w:themeColor="text1"/>
        </w:rPr>
        <w:t xml:space="preserve"> FASTQ files, and the assembly was executed using </w:t>
      </w:r>
      <w:proofErr w:type="spellStart"/>
      <w:r w:rsidR="001E6C86" w:rsidRPr="17AEBDBC">
        <w:rPr>
          <w:rStyle w:val="HTMLCode"/>
          <w:rFonts w:eastAsia="Courier New"/>
          <w:color w:val="000000" w:themeColor="text1"/>
        </w:rPr>
        <w:t>flye</w:t>
      </w:r>
      <w:proofErr w:type="spellEnd"/>
      <w:r w:rsidR="001E6C86" w:rsidRPr="17AEBDBC">
        <w:rPr>
          <w:rStyle w:val="HTMLCode"/>
          <w:rFonts w:eastAsia="Courier New"/>
          <w:color w:val="000000" w:themeColor="text1"/>
        </w:rPr>
        <w:t xml:space="preserve"> --nano-raw raw/GN3.fastq --out-</w:t>
      </w:r>
      <w:proofErr w:type="spellStart"/>
      <w:r w:rsidR="001E6C86" w:rsidRPr="17AEBDBC">
        <w:rPr>
          <w:rStyle w:val="HTMLCode"/>
          <w:rFonts w:eastAsia="Courier New"/>
          <w:color w:val="000000" w:themeColor="text1"/>
        </w:rPr>
        <w:t>dir</w:t>
      </w:r>
      <w:proofErr w:type="spellEnd"/>
      <w:r w:rsidR="001E6C86" w:rsidRPr="17AEBDBC">
        <w:rPr>
          <w:rStyle w:val="HTMLCode"/>
          <w:rFonts w:eastAsia="Courier New"/>
          <w:color w:val="000000" w:themeColor="text1"/>
        </w:rPr>
        <w:t xml:space="preserve"> flye_output_GN3 --genome-size 5m</w:t>
      </w:r>
      <w:r w:rsidR="001E6C86" w:rsidRPr="17AEBDBC">
        <w:rPr>
          <w:color w:val="000000" w:themeColor="text1"/>
        </w:rPr>
        <w:t xml:space="preserve">. The assembled genome was then evaluated using </w:t>
      </w:r>
      <w:r w:rsidR="001E6C86" w:rsidRPr="17AEBDBC">
        <w:rPr>
          <w:rStyle w:val="Strong"/>
          <w:color w:val="000000" w:themeColor="text1"/>
        </w:rPr>
        <w:t>QUAST</w:t>
      </w:r>
      <w:r w:rsidR="001E6C86">
        <w:rPr>
          <w:rStyle w:val="Strong"/>
          <w:color w:val="000000" w:themeColor="text1"/>
        </w:rPr>
        <w:t xml:space="preserve"> v5.2.0</w:t>
      </w:r>
      <w:r w:rsidR="00FD19D4">
        <w:rPr>
          <w:rStyle w:val="Strong"/>
          <w:color w:val="000000" w:themeColor="text1"/>
        </w:rPr>
        <w:t xml:space="preserve"> </w:t>
      </w:r>
      <w:r w:rsidR="00FD19D4" w:rsidRPr="00AB5CE9">
        <w:rPr>
          <w:rStyle w:val="Strong"/>
          <w:b w:val="0"/>
          <w:bCs w:val="0"/>
          <w:color w:val="000000" w:themeColor="text1"/>
        </w:rPr>
        <w:fldChar w:fldCharType="begin"/>
      </w:r>
      <w:r w:rsidR="007405B3">
        <w:rPr>
          <w:rStyle w:val="Strong"/>
          <w:b w:val="0"/>
          <w:bCs w:val="0"/>
          <w:color w:val="000000" w:themeColor="text1"/>
        </w:rPr>
        <w:instrText xml:space="preserve"> ADDIN EN.CITE &lt;EndNote&gt;&lt;Cite&gt;&lt;Author&gt;acdarby&lt;/Author&gt;&lt;Year&gt;2025&lt;/Year&gt;&lt;RecNum&gt;7&lt;/RecNum&gt;&lt;DisplayText&gt;(acdarby, 2025)&lt;/DisplayText&gt;&lt;record&gt;&lt;rec-number&gt;7&lt;/rec-number&gt;&lt;foreign-keys&gt;&lt;key app="EN" db-id="fzpasv996setz4e0vx0xzp062wde5vv2ftae" timestamp="1743747287"&gt;7&lt;/key&gt;&lt;/foreign-keys&gt;&lt;ref-type name="Web Page"&gt;12&lt;/ref-type&gt;&lt;contributors&gt;&lt;authors&gt;&lt;author&gt;acdarby&lt;/author&gt;&lt;/authors&gt;&lt;/contributors&gt;&lt;titles&gt;&lt;title&gt;LIFE_748&lt;/title&gt;&lt;/titles&gt;&lt;volume&gt;2025&lt;/volume&gt;&lt;number&gt;01-04-2025&lt;/number&gt;&lt;dates&gt;&lt;year&gt;2025&lt;/year&gt;&lt;/dates&gt;&lt;urls&gt;&lt;related-urls&gt;&lt;url&gt;[https://github.com/acdarby/LIFE748/blob/main/conda_install.md]&lt;/url&gt;&lt;/related-urls&gt;&lt;/urls&gt;&lt;/record&gt;&lt;/Cite&gt;&lt;/EndNote&gt;</w:instrText>
      </w:r>
      <w:r w:rsidR="00FD19D4" w:rsidRPr="00AB5CE9">
        <w:rPr>
          <w:rStyle w:val="Strong"/>
          <w:b w:val="0"/>
          <w:bCs w:val="0"/>
          <w:color w:val="000000" w:themeColor="text1"/>
        </w:rPr>
        <w:fldChar w:fldCharType="separate"/>
      </w:r>
      <w:r w:rsidR="007405B3">
        <w:rPr>
          <w:rStyle w:val="Strong"/>
          <w:b w:val="0"/>
          <w:bCs w:val="0"/>
          <w:noProof/>
          <w:color w:val="000000" w:themeColor="text1"/>
        </w:rPr>
        <w:t>(acdarby, 2025)</w:t>
      </w:r>
      <w:r w:rsidR="00FD19D4" w:rsidRPr="00AB5CE9">
        <w:rPr>
          <w:rStyle w:val="Strong"/>
          <w:b w:val="0"/>
          <w:bCs w:val="0"/>
          <w:color w:val="000000" w:themeColor="text1"/>
        </w:rPr>
        <w:fldChar w:fldCharType="end"/>
      </w:r>
      <w:r w:rsidR="001E6C86" w:rsidRPr="17AEBDBC">
        <w:rPr>
          <w:color w:val="000000" w:themeColor="text1"/>
        </w:rPr>
        <w:t xml:space="preserve">, with </w:t>
      </w:r>
      <w:proofErr w:type="spellStart"/>
      <w:r w:rsidR="001E6C86" w:rsidRPr="17AEBDBC">
        <w:rPr>
          <w:rStyle w:val="HTMLCode"/>
          <w:rFonts w:eastAsia="Courier New"/>
          <w:color w:val="000000" w:themeColor="text1"/>
        </w:rPr>
        <w:t>quast</w:t>
      </w:r>
      <w:proofErr w:type="spellEnd"/>
      <w:r w:rsidR="001E6C86" w:rsidRPr="17AEBDBC">
        <w:rPr>
          <w:rStyle w:val="HTMLCode"/>
          <w:rFonts w:eastAsia="Courier New"/>
          <w:color w:val="000000" w:themeColor="text1"/>
        </w:rPr>
        <w:t xml:space="preserve"> flye_output_GN3/</w:t>
      </w:r>
      <w:proofErr w:type="spellStart"/>
      <w:r w:rsidR="001E6C86" w:rsidRPr="17AEBDBC">
        <w:rPr>
          <w:rStyle w:val="HTMLCode"/>
          <w:rFonts w:eastAsia="Courier New"/>
          <w:color w:val="000000" w:themeColor="text1"/>
        </w:rPr>
        <w:t>assembly.fasta</w:t>
      </w:r>
      <w:proofErr w:type="spellEnd"/>
      <w:r w:rsidR="001E6C86" w:rsidRPr="17AEBDBC">
        <w:rPr>
          <w:rStyle w:val="HTMLCode"/>
          <w:rFonts w:eastAsia="Courier New"/>
          <w:color w:val="000000" w:themeColor="text1"/>
        </w:rPr>
        <w:t xml:space="preserve"> -o quast_results_GN3/</w:t>
      </w:r>
      <w:r w:rsidR="001E6C86" w:rsidRPr="17AEBDBC">
        <w:rPr>
          <w:color w:val="000000" w:themeColor="text1"/>
        </w:rPr>
        <w:t>, generating reports on contiguity metrics such as N50, total genome length, and the number of contigs.</w:t>
      </w:r>
    </w:p>
    <w:p w14:paraId="45CD8FC7" w14:textId="66F9E1B3" w:rsidR="001E6C86" w:rsidRDefault="001E6C86" w:rsidP="001E6C86">
      <w:pPr>
        <w:pStyle w:val="NormalWeb"/>
        <w:rPr>
          <w:color w:val="000000" w:themeColor="text1"/>
        </w:rPr>
      </w:pPr>
      <w:r w:rsidRPr="17AEBDBC">
        <w:rPr>
          <w:color w:val="000000" w:themeColor="text1"/>
        </w:rPr>
        <w:t xml:space="preserve">For genome annotation, </w:t>
      </w:r>
      <w:proofErr w:type="spellStart"/>
      <w:r w:rsidRPr="17AEBDBC">
        <w:rPr>
          <w:rStyle w:val="Strong"/>
          <w:color w:val="000000" w:themeColor="text1"/>
        </w:rPr>
        <w:t>Prokka</w:t>
      </w:r>
      <w:proofErr w:type="spellEnd"/>
      <w:r w:rsidRPr="17AEBDBC">
        <w:rPr>
          <w:color w:val="000000" w:themeColor="text1"/>
        </w:rPr>
        <w:t xml:space="preserve"> </w:t>
      </w:r>
      <w:r>
        <w:rPr>
          <w:b/>
          <w:bCs/>
          <w:color w:val="000000" w:themeColor="text1"/>
        </w:rPr>
        <w:t>v1.14.6</w:t>
      </w:r>
      <w:r>
        <w:rPr>
          <w:color w:val="000000" w:themeColor="text1"/>
        </w:rPr>
        <w:t xml:space="preserve"> </w:t>
      </w:r>
      <w:r w:rsidRPr="17AEBDBC">
        <w:rPr>
          <w:color w:val="000000" w:themeColor="text1"/>
        </w:rPr>
        <w:t xml:space="preserve">and </w:t>
      </w:r>
      <w:r w:rsidRPr="17AEBDBC">
        <w:rPr>
          <w:rStyle w:val="Strong"/>
          <w:color w:val="000000" w:themeColor="text1"/>
        </w:rPr>
        <w:t>Bakta</w:t>
      </w:r>
      <w:r w:rsidRPr="17AEBDBC">
        <w:rPr>
          <w:color w:val="000000" w:themeColor="text1"/>
        </w:rPr>
        <w:t xml:space="preserve"> </w:t>
      </w:r>
      <w:r>
        <w:rPr>
          <w:b/>
          <w:bCs/>
          <w:color w:val="000000" w:themeColor="text1"/>
        </w:rPr>
        <w:t>v1.8.1</w:t>
      </w:r>
      <w:r w:rsidR="00FD19D4">
        <w:rPr>
          <w:b/>
          <w:bCs/>
          <w:color w:val="000000" w:themeColor="text1"/>
        </w:rPr>
        <w:t xml:space="preserve"> </w:t>
      </w:r>
      <w:r w:rsidR="00FD19D4" w:rsidRPr="00AB5CE9">
        <w:rPr>
          <w:color w:val="000000" w:themeColor="text1"/>
        </w:rPr>
        <w:fldChar w:fldCharType="begin"/>
      </w:r>
      <w:r w:rsidR="007405B3">
        <w:rPr>
          <w:color w:val="000000" w:themeColor="text1"/>
        </w:rPr>
        <w:instrText xml:space="preserve"> ADDIN EN.CITE &lt;EndNote&gt;&lt;Cite&gt;&lt;Author&gt;acdarby&lt;/Author&gt;&lt;Year&gt;2025&lt;/Year&gt;&lt;RecNum&gt;7&lt;/RecNum&gt;&lt;DisplayText&gt;(acdarby, 2025)&lt;/DisplayText&gt;&lt;record&gt;&lt;rec-number&gt;7&lt;/rec-number&gt;&lt;foreign-keys&gt;&lt;key app="EN" db-id="fzpasv996setz4e0vx0xzp062wde5vv2ftae" timestamp="1743747287"&gt;7&lt;/key&gt;&lt;/foreign-keys&gt;&lt;ref-type name="Web Page"&gt;12&lt;/ref-type&gt;&lt;contributors&gt;&lt;authors&gt;&lt;author&gt;acdarby&lt;/author&gt;&lt;/authors&gt;&lt;/contributors&gt;&lt;titles&gt;&lt;title&gt;LIFE_748&lt;/title&gt;&lt;/titles&gt;&lt;volume&gt;2025&lt;/volume&gt;&lt;number&gt;01-04-2025&lt;/number&gt;&lt;dates&gt;&lt;year&gt;2025&lt;/year&gt;&lt;/dates&gt;&lt;urls&gt;&lt;related-urls&gt;&lt;url&gt;[https://github.com/acdarby/LIFE748/blob/main/conda_install.md]&lt;/url&gt;&lt;/related-urls&gt;&lt;/urls&gt;&lt;/record&gt;&lt;/Cite&gt;&lt;/EndNote&gt;</w:instrText>
      </w:r>
      <w:r w:rsidR="00FD19D4" w:rsidRPr="00AB5CE9">
        <w:rPr>
          <w:color w:val="000000" w:themeColor="text1"/>
        </w:rPr>
        <w:fldChar w:fldCharType="separate"/>
      </w:r>
      <w:r w:rsidR="007405B3">
        <w:rPr>
          <w:noProof/>
          <w:color w:val="000000" w:themeColor="text1"/>
        </w:rPr>
        <w:t>(acdarby, 2025)</w:t>
      </w:r>
      <w:r w:rsidR="00FD19D4" w:rsidRPr="00AB5CE9">
        <w:rPr>
          <w:color w:val="000000" w:themeColor="text1"/>
        </w:rPr>
        <w:fldChar w:fldCharType="end"/>
      </w:r>
      <w:r>
        <w:rPr>
          <w:b/>
          <w:bCs/>
          <w:color w:val="000000" w:themeColor="text1"/>
        </w:rPr>
        <w:t xml:space="preserve"> </w:t>
      </w:r>
      <w:r w:rsidRPr="17AEBDBC">
        <w:rPr>
          <w:color w:val="000000" w:themeColor="text1"/>
        </w:rPr>
        <w:t xml:space="preserve">were used to identify coding sequences, rRNA, tRNA, and gene functions. The assembled </w:t>
      </w:r>
      <w:r w:rsidR="00D764CB">
        <w:rPr>
          <w:color w:val="000000" w:themeColor="text1"/>
        </w:rPr>
        <w:t xml:space="preserve">FASTA </w:t>
      </w:r>
      <w:r w:rsidRPr="17AEBDBC">
        <w:rPr>
          <w:color w:val="000000" w:themeColor="text1"/>
        </w:rPr>
        <w:t xml:space="preserve">file was provided as input, and the annotation was performed with </w:t>
      </w:r>
      <w:proofErr w:type="spellStart"/>
      <w:r w:rsidRPr="17AEBDBC">
        <w:rPr>
          <w:rStyle w:val="HTMLCode"/>
          <w:rFonts w:eastAsia="Courier New"/>
          <w:color w:val="000000" w:themeColor="text1"/>
        </w:rPr>
        <w:t>prokka</w:t>
      </w:r>
      <w:proofErr w:type="spellEnd"/>
      <w:r w:rsidRPr="17AEBDBC">
        <w:rPr>
          <w:rStyle w:val="HTMLCode"/>
          <w:rFonts w:eastAsia="Courier New"/>
          <w:color w:val="000000" w:themeColor="text1"/>
        </w:rPr>
        <w:t xml:space="preserve"> --</w:t>
      </w:r>
      <w:proofErr w:type="spellStart"/>
      <w:r w:rsidRPr="17AEBDBC">
        <w:rPr>
          <w:rStyle w:val="HTMLCode"/>
          <w:rFonts w:eastAsia="Courier New"/>
          <w:color w:val="000000" w:themeColor="text1"/>
        </w:rPr>
        <w:t>outdir</w:t>
      </w:r>
      <w:proofErr w:type="spellEnd"/>
      <w:r w:rsidRPr="17AEBDBC">
        <w:rPr>
          <w:rStyle w:val="HTMLCode"/>
          <w:rFonts w:eastAsia="Courier New"/>
          <w:color w:val="000000" w:themeColor="text1"/>
        </w:rPr>
        <w:t xml:space="preserve"> annotation_GN3 --prefix GN3_annotation flye_output_GN3/</w:t>
      </w:r>
      <w:proofErr w:type="spellStart"/>
      <w:r w:rsidRPr="17AEBDBC">
        <w:rPr>
          <w:rStyle w:val="HTMLCode"/>
          <w:rFonts w:eastAsia="Courier New"/>
          <w:color w:val="000000" w:themeColor="text1"/>
        </w:rPr>
        <w:t>assembly.fasta</w:t>
      </w:r>
      <w:proofErr w:type="spellEnd"/>
      <w:r w:rsidRPr="17AEBDBC">
        <w:rPr>
          <w:color w:val="000000" w:themeColor="text1"/>
        </w:rPr>
        <w:t xml:space="preserve">. The results included </w:t>
      </w:r>
      <w:r w:rsidRPr="17AEBDBC">
        <w:rPr>
          <w:rStyle w:val="HTMLCode"/>
          <w:rFonts w:eastAsia="Courier New"/>
          <w:color w:val="000000" w:themeColor="text1"/>
        </w:rPr>
        <w:t>.</w:t>
      </w:r>
      <w:proofErr w:type="spellStart"/>
      <w:r w:rsidRPr="17AEBDBC">
        <w:rPr>
          <w:rStyle w:val="HTMLCode"/>
          <w:rFonts w:eastAsia="Courier New"/>
          <w:color w:val="000000" w:themeColor="text1"/>
        </w:rPr>
        <w:t>gff</w:t>
      </w:r>
      <w:proofErr w:type="spellEnd"/>
      <w:r w:rsidRPr="17AEBDBC">
        <w:rPr>
          <w:color w:val="000000" w:themeColor="text1"/>
        </w:rPr>
        <w:t xml:space="preserve">, </w:t>
      </w:r>
      <w:r w:rsidRPr="17AEBDBC">
        <w:rPr>
          <w:rStyle w:val="HTMLCode"/>
          <w:rFonts w:eastAsia="Courier New"/>
          <w:color w:val="000000" w:themeColor="text1"/>
        </w:rPr>
        <w:t>.</w:t>
      </w:r>
      <w:proofErr w:type="spellStart"/>
      <w:r w:rsidRPr="17AEBDBC">
        <w:rPr>
          <w:rStyle w:val="HTMLCode"/>
          <w:rFonts w:eastAsia="Courier New"/>
          <w:color w:val="000000" w:themeColor="text1"/>
        </w:rPr>
        <w:t>gbk</w:t>
      </w:r>
      <w:proofErr w:type="spellEnd"/>
      <w:r w:rsidRPr="17AEBDBC">
        <w:rPr>
          <w:color w:val="000000" w:themeColor="text1"/>
        </w:rPr>
        <w:t xml:space="preserve">, </w:t>
      </w:r>
      <w:r w:rsidRPr="17AEBDBC">
        <w:rPr>
          <w:rStyle w:val="HTMLCode"/>
          <w:rFonts w:eastAsia="Courier New"/>
          <w:color w:val="000000" w:themeColor="text1"/>
        </w:rPr>
        <w:t>.</w:t>
      </w:r>
      <w:proofErr w:type="spellStart"/>
      <w:r w:rsidRPr="17AEBDBC">
        <w:rPr>
          <w:rStyle w:val="HTMLCode"/>
          <w:rFonts w:eastAsia="Courier New"/>
          <w:color w:val="000000" w:themeColor="text1"/>
        </w:rPr>
        <w:t>faa</w:t>
      </w:r>
      <w:proofErr w:type="spellEnd"/>
      <w:r w:rsidRPr="17AEBDBC">
        <w:rPr>
          <w:color w:val="000000" w:themeColor="text1"/>
        </w:rPr>
        <w:t xml:space="preserve">, and </w:t>
      </w:r>
      <w:r w:rsidRPr="17AEBDBC">
        <w:rPr>
          <w:rStyle w:val="HTMLCode"/>
          <w:rFonts w:eastAsia="Courier New"/>
          <w:color w:val="000000" w:themeColor="text1"/>
        </w:rPr>
        <w:t>.</w:t>
      </w:r>
      <w:proofErr w:type="spellStart"/>
      <w:r w:rsidRPr="17AEBDBC">
        <w:rPr>
          <w:rStyle w:val="HTMLCode"/>
          <w:rFonts w:eastAsia="Courier New"/>
          <w:color w:val="000000" w:themeColor="text1"/>
        </w:rPr>
        <w:t>ffn</w:t>
      </w:r>
      <w:proofErr w:type="spellEnd"/>
      <w:r w:rsidRPr="17AEBDBC">
        <w:rPr>
          <w:color w:val="000000" w:themeColor="text1"/>
        </w:rPr>
        <w:t xml:space="preserve"> files containing functional annotations.</w:t>
      </w:r>
    </w:p>
    <w:p w14:paraId="7A119829" w14:textId="3555E14F" w:rsidR="001E6C86" w:rsidRDefault="001E6C86" w:rsidP="001E6C86">
      <w:pPr>
        <w:pStyle w:val="NormalWeb"/>
        <w:rPr>
          <w:color w:val="000000" w:themeColor="text1"/>
        </w:rPr>
      </w:pPr>
      <w:r w:rsidRPr="17AEBDBC">
        <w:rPr>
          <w:color w:val="000000" w:themeColor="text1"/>
        </w:rPr>
        <w:t xml:space="preserve">Pangenome analysis was performed using </w:t>
      </w:r>
      <w:proofErr w:type="spellStart"/>
      <w:r w:rsidRPr="17AEBDBC">
        <w:rPr>
          <w:rStyle w:val="Strong"/>
          <w:color w:val="000000" w:themeColor="text1"/>
        </w:rPr>
        <w:t>Panaroo</w:t>
      </w:r>
      <w:proofErr w:type="spellEnd"/>
      <w:r w:rsidRPr="17AEBDBC">
        <w:rPr>
          <w:color w:val="000000" w:themeColor="text1"/>
        </w:rPr>
        <w:t xml:space="preserve"> </w:t>
      </w:r>
      <w:r>
        <w:rPr>
          <w:b/>
          <w:bCs/>
          <w:color w:val="000000" w:themeColor="text1"/>
        </w:rPr>
        <w:t xml:space="preserve">v1.3.3 </w:t>
      </w:r>
      <w:r w:rsidRPr="17AEBDBC">
        <w:rPr>
          <w:color w:val="000000" w:themeColor="text1"/>
        </w:rPr>
        <w:t xml:space="preserve">and </w:t>
      </w:r>
      <w:r w:rsidRPr="17AEBDBC">
        <w:rPr>
          <w:rStyle w:val="Strong"/>
          <w:color w:val="000000" w:themeColor="text1"/>
        </w:rPr>
        <w:t>Roary</w:t>
      </w:r>
      <w:r w:rsidRPr="17AEBDBC">
        <w:rPr>
          <w:color w:val="000000" w:themeColor="text1"/>
        </w:rPr>
        <w:t xml:space="preserve"> </w:t>
      </w:r>
      <w:r>
        <w:rPr>
          <w:b/>
          <w:bCs/>
          <w:color w:val="000000" w:themeColor="text1"/>
        </w:rPr>
        <w:t xml:space="preserve">v3.13.0 </w:t>
      </w:r>
      <w:r w:rsidR="00FD19D4" w:rsidRPr="00AB5CE9">
        <w:rPr>
          <w:color w:val="000000" w:themeColor="text1"/>
        </w:rPr>
        <w:fldChar w:fldCharType="begin"/>
      </w:r>
      <w:r w:rsidR="0010570A">
        <w:rPr>
          <w:color w:val="000000" w:themeColor="text1"/>
        </w:rPr>
        <w:instrText xml:space="preserve"> ADDIN EN.CITE &lt;EndNote&gt;&lt;Cite&gt;&lt;Author&gt;andrewjpage&lt;/Author&gt;&lt;Year&gt;2022&lt;/Year&gt;&lt;RecNum&gt;9&lt;/RecNum&gt;&lt;DisplayText&gt;(andrewjpage, 2022, Tonkin-Hill, 2025)&lt;/DisplayText&gt;&lt;record&gt;&lt;rec-number&gt;9&lt;/rec-number&gt;&lt;foreign-keys&gt;&lt;key app="EN" db-id="fzpasv996setz4e0vx0xzp062wde5vv2ftae" timestamp="1743747636"&gt;9&lt;/key&gt;&lt;/foreign-keys&gt;&lt;ref-type name="Web Page"&gt;12&lt;/ref-type&gt;&lt;contributors&gt;&lt;authors&gt;&lt;author&gt;andrewjpage&lt;/author&gt;&lt;/authors&gt;&lt;/contributors&gt;&lt;titles&gt;&lt;title&gt;Roary&lt;/title&gt;&lt;/titles&gt;&lt;volume&gt;2025&lt;/volume&gt;&lt;number&gt;01-04-2025&lt;/number&gt;&lt;dates&gt;&lt;year&gt;2022&lt;/year&gt;&lt;/dates&gt;&lt;urls&gt;&lt;related-urls&gt;&lt;url&gt;https://github.com/sanger-pathogens/Roary&lt;/url&gt;&lt;/related-urls&gt;&lt;/urls&gt;&lt;/record&gt;&lt;/Cite&gt;&lt;Cite&gt;&lt;Author&gt;Tonkin-Hill&lt;/Author&gt;&lt;Year&gt;2025&lt;/Year&gt;&lt;RecNum&gt;8&lt;/RecNum&gt;&lt;record&gt;&lt;rec-number&gt;8&lt;/rec-number&gt;&lt;foreign-keys&gt;&lt;key app="EN" db-id="fzpasv996setz4e0vx0xzp062wde5vv2ftae" timestamp="1743747529"&gt;8&lt;/key&gt;&lt;/foreign-keys&gt;&lt;ref-type name="Web Page"&gt;12&lt;/ref-type&gt;&lt;contributors&gt;&lt;authors&gt;&lt;author&gt;Gerry Tonkin-Hill&lt;/author&gt;&lt;/authors&gt;&lt;/contributors&gt;&lt;titles&gt;&lt;title&gt;Panaroo&lt;/title&gt;&lt;/titles&gt;&lt;volume&gt;01-03-2025&lt;/volume&gt;&lt;dates&gt;&lt;year&gt;2025&lt;/year&gt;&lt;/dates&gt;&lt;urls&gt;&lt;related-urls&gt;&lt;url&gt;https://github.com/gtonkinhill/panaroo/tree/master/docs&lt;/url&gt;&lt;/related-urls&gt;&lt;/urls&gt;&lt;/record&gt;&lt;/Cite&gt;&lt;/EndNote&gt;</w:instrText>
      </w:r>
      <w:r w:rsidR="00FD19D4" w:rsidRPr="00AB5CE9">
        <w:rPr>
          <w:color w:val="000000" w:themeColor="text1"/>
        </w:rPr>
        <w:fldChar w:fldCharType="separate"/>
      </w:r>
      <w:r w:rsidR="0010570A">
        <w:rPr>
          <w:noProof/>
          <w:color w:val="000000" w:themeColor="text1"/>
        </w:rPr>
        <w:t>(andrewjpage, 2022, Tonkin-Hill, 2025)</w:t>
      </w:r>
      <w:r w:rsidR="00FD19D4" w:rsidRPr="00AB5CE9">
        <w:rPr>
          <w:color w:val="000000" w:themeColor="text1"/>
        </w:rPr>
        <w:fldChar w:fldCharType="end"/>
      </w:r>
      <w:r w:rsidR="00FD19D4">
        <w:rPr>
          <w:color w:val="000000" w:themeColor="text1"/>
        </w:rPr>
        <w:t xml:space="preserve"> </w:t>
      </w:r>
      <w:r w:rsidRPr="17AEBDBC">
        <w:rPr>
          <w:color w:val="000000" w:themeColor="text1"/>
        </w:rPr>
        <w:t xml:space="preserve">to identify core, accessory, and unique genes across multiple </w:t>
      </w:r>
      <w:r w:rsidRPr="00C70B79">
        <w:rPr>
          <w:rStyle w:val="Strong"/>
          <w:i/>
          <w:iCs/>
          <w:color w:val="000000" w:themeColor="text1"/>
        </w:rPr>
        <w:t>E. coli</w:t>
      </w:r>
      <w:r w:rsidRPr="17AEBDBC">
        <w:rPr>
          <w:color w:val="000000" w:themeColor="text1"/>
        </w:rPr>
        <w:t xml:space="preserve"> samples. The annotated </w:t>
      </w:r>
      <w:r w:rsidRPr="17AEBDBC">
        <w:rPr>
          <w:rStyle w:val="HTMLCode"/>
          <w:rFonts w:eastAsia="Courier New"/>
          <w:color w:val="000000" w:themeColor="text1"/>
        </w:rPr>
        <w:t>.</w:t>
      </w:r>
      <w:proofErr w:type="spellStart"/>
      <w:r w:rsidRPr="17AEBDBC">
        <w:rPr>
          <w:rStyle w:val="HTMLCode"/>
          <w:rFonts w:eastAsia="Courier New"/>
          <w:color w:val="000000" w:themeColor="text1"/>
        </w:rPr>
        <w:t>gff</w:t>
      </w:r>
      <w:proofErr w:type="spellEnd"/>
      <w:r w:rsidRPr="17AEBDBC">
        <w:rPr>
          <w:color w:val="000000" w:themeColor="text1"/>
        </w:rPr>
        <w:t xml:space="preserve"> files were used as input, and the analysis was conducted with </w:t>
      </w:r>
      <w:proofErr w:type="spellStart"/>
      <w:r w:rsidRPr="17AEBDBC">
        <w:rPr>
          <w:rStyle w:val="HTMLCode"/>
          <w:rFonts w:eastAsia="Courier New"/>
          <w:color w:val="000000" w:themeColor="text1"/>
        </w:rPr>
        <w:t>panaroo</w:t>
      </w:r>
      <w:proofErr w:type="spellEnd"/>
      <w:r w:rsidRPr="17AEBDBC">
        <w:rPr>
          <w:rStyle w:val="HTMLCode"/>
          <w:rFonts w:eastAsia="Courier New"/>
          <w:color w:val="000000" w:themeColor="text1"/>
        </w:rPr>
        <w:t xml:space="preserve"> -</w:t>
      </w:r>
      <w:proofErr w:type="spellStart"/>
      <w:r w:rsidRPr="17AEBDBC">
        <w:rPr>
          <w:rStyle w:val="HTMLCode"/>
          <w:rFonts w:eastAsia="Courier New"/>
          <w:color w:val="000000" w:themeColor="text1"/>
        </w:rPr>
        <w:t>i</w:t>
      </w:r>
      <w:proofErr w:type="spellEnd"/>
      <w:r w:rsidRPr="17AEBDBC">
        <w:rPr>
          <w:rStyle w:val="HTMLCode"/>
          <w:rFonts w:eastAsia="Courier New"/>
          <w:color w:val="000000" w:themeColor="text1"/>
        </w:rPr>
        <w:t xml:space="preserve"> annotation/*.</w:t>
      </w:r>
      <w:proofErr w:type="spellStart"/>
      <w:r w:rsidRPr="17AEBDBC">
        <w:rPr>
          <w:rStyle w:val="HTMLCode"/>
          <w:rFonts w:eastAsia="Courier New"/>
          <w:color w:val="000000" w:themeColor="text1"/>
        </w:rPr>
        <w:t>gff</w:t>
      </w:r>
      <w:proofErr w:type="spellEnd"/>
      <w:r w:rsidRPr="17AEBDBC">
        <w:rPr>
          <w:rStyle w:val="HTMLCode"/>
          <w:rFonts w:eastAsia="Courier New"/>
          <w:color w:val="000000" w:themeColor="text1"/>
        </w:rPr>
        <w:t xml:space="preserve"> -o </w:t>
      </w:r>
      <w:proofErr w:type="spellStart"/>
      <w:r w:rsidRPr="17AEBDBC">
        <w:rPr>
          <w:rStyle w:val="HTMLCode"/>
          <w:rFonts w:eastAsia="Courier New"/>
          <w:color w:val="000000" w:themeColor="text1"/>
        </w:rPr>
        <w:t>panaroo_output</w:t>
      </w:r>
      <w:proofErr w:type="spellEnd"/>
      <w:r w:rsidRPr="17AEBDBC">
        <w:rPr>
          <w:rStyle w:val="HTMLCode"/>
          <w:rFonts w:eastAsia="Courier New"/>
          <w:color w:val="000000" w:themeColor="text1"/>
        </w:rPr>
        <w:t xml:space="preserve"> --clean-mode strict</w:t>
      </w:r>
      <w:r w:rsidRPr="17AEBDBC">
        <w:rPr>
          <w:color w:val="000000" w:themeColor="text1"/>
        </w:rPr>
        <w:t xml:space="preserve">, producing a </w:t>
      </w:r>
      <w:r w:rsidRPr="17AEBDBC">
        <w:rPr>
          <w:rStyle w:val="HTMLCode"/>
          <w:rFonts w:eastAsia="Courier New"/>
          <w:color w:val="000000" w:themeColor="text1"/>
        </w:rPr>
        <w:t>gene_presence_absence.csv</w:t>
      </w:r>
      <w:r w:rsidRPr="17AEBDBC">
        <w:rPr>
          <w:color w:val="000000" w:themeColor="text1"/>
        </w:rPr>
        <w:t xml:space="preserve"> file and a </w:t>
      </w:r>
      <w:proofErr w:type="spellStart"/>
      <w:r w:rsidRPr="17AEBDBC">
        <w:rPr>
          <w:rStyle w:val="HTMLCode"/>
          <w:rFonts w:eastAsia="Courier New"/>
          <w:color w:val="000000" w:themeColor="text1"/>
        </w:rPr>
        <w:t>pan_genome_reference.fa</w:t>
      </w:r>
      <w:proofErr w:type="spellEnd"/>
      <w:r w:rsidRPr="17AEBDBC">
        <w:rPr>
          <w:color w:val="000000" w:themeColor="text1"/>
        </w:rPr>
        <w:t xml:space="preserve"> file.</w:t>
      </w:r>
    </w:p>
    <w:p w14:paraId="1007590E" w14:textId="104CFFCD" w:rsidR="001E6C86" w:rsidRDefault="001E6C86" w:rsidP="001E6C86">
      <w:pPr>
        <w:pStyle w:val="NormalWeb"/>
        <w:rPr>
          <w:color w:val="D13438"/>
        </w:rPr>
      </w:pPr>
      <w:r w:rsidRPr="17AEBDBC">
        <w:rPr>
          <w:color w:val="000000" w:themeColor="text1"/>
        </w:rPr>
        <w:t xml:space="preserve">To identify antimicrobial resistance genes, </w:t>
      </w:r>
      <w:proofErr w:type="spellStart"/>
      <w:r w:rsidRPr="17AEBDBC">
        <w:rPr>
          <w:rStyle w:val="Strong"/>
          <w:color w:val="000000" w:themeColor="text1"/>
        </w:rPr>
        <w:t>AMRFinderPlus</w:t>
      </w:r>
      <w:proofErr w:type="spellEnd"/>
      <w:r>
        <w:rPr>
          <w:rStyle w:val="Strong"/>
          <w:color w:val="000000" w:themeColor="text1"/>
        </w:rPr>
        <w:t xml:space="preserve"> v3.11.2</w:t>
      </w:r>
      <w:r w:rsidRPr="17AEBDBC">
        <w:rPr>
          <w:color w:val="000000" w:themeColor="text1"/>
        </w:rPr>
        <w:t xml:space="preserve"> </w:t>
      </w:r>
      <w:r w:rsidR="00716680">
        <w:rPr>
          <w:color w:val="000000" w:themeColor="text1"/>
        </w:rPr>
        <w:fldChar w:fldCharType="begin"/>
      </w:r>
      <w:r w:rsidR="00716680">
        <w:rPr>
          <w:color w:val="000000" w:themeColor="text1"/>
        </w:rPr>
        <w:instrText xml:space="preserve"> ADDIN EN.CITE &lt;EndNote&gt;&lt;Cite&gt;&lt;Author&gt;NCBI&lt;/Author&gt;&lt;RecNum&gt;10&lt;/RecNum&gt;&lt;DisplayText&gt;(NCBI)&lt;/DisplayText&gt;&lt;record&gt;&lt;rec-number&gt;10&lt;/rec-number&gt;&lt;foreign-keys&gt;&lt;key app="EN" db-id="fzpasv996setz4e0vx0xzp062wde5vv2ftae" timestamp="1743747863"&gt;10&lt;/key&gt;&lt;/foreign-keys&gt;&lt;ref-type name="Web Page"&gt;12&lt;/ref-type&gt;&lt;contributors&gt;&lt;authors&gt;&lt;author&gt;NCBI&lt;/author&gt;&lt;/authors&gt;&lt;/contributors&gt;&lt;titles&gt;&lt;title&gt;AMRFinderPlus&lt;/title&gt;&lt;/titles&gt;&lt;volume&gt;2025&lt;/volume&gt;&lt;number&gt;01-04-2025&lt;/number&gt;&lt;dates&gt;&lt;/dates&gt;&lt;urls&gt;&lt;related-urls&gt;&lt;url&gt;https://www.ncbi.nlm.nih.gov/pathogens/antimicrobial-resistance/AMRFinder/&lt;/url&gt;&lt;/related-urls&gt;&lt;/urls&gt;&lt;/record&gt;&lt;/Cite&gt;&lt;/EndNote&gt;</w:instrText>
      </w:r>
      <w:r w:rsidR="00716680">
        <w:rPr>
          <w:color w:val="000000" w:themeColor="text1"/>
        </w:rPr>
        <w:fldChar w:fldCharType="separate"/>
      </w:r>
      <w:r w:rsidR="00716680">
        <w:rPr>
          <w:noProof/>
          <w:color w:val="000000" w:themeColor="text1"/>
        </w:rPr>
        <w:t>(NCBI)</w:t>
      </w:r>
      <w:r w:rsidR="00716680">
        <w:rPr>
          <w:color w:val="000000" w:themeColor="text1"/>
        </w:rPr>
        <w:fldChar w:fldCharType="end"/>
      </w:r>
      <w:r w:rsidR="00C72CB3">
        <w:rPr>
          <w:color w:val="000000" w:themeColor="text1"/>
        </w:rPr>
        <w:t xml:space="preserve"> </w:t>
      </w:r>
      <w:r w:rsidRPr="17AEBDBC">
        <w:rPr>
          <w:color w:val="000000" w:themeColor="text1"/>
        </w:rPr>
        <w:t xml:space="preserve">was employed with the assembled genome as input. The analysis was executed using </w:t>
      </w:r>
      <w:proofErr w:type="spellStart"/>
      <w:r w:rsidRPr="17AEBDBC">
        <w:rPr>
          <w:rStyle w:val="HTMLCode"/>
          <w:rFonts w:eastAsia="Courier New"/>
          <w:color w:val="000000" w:themeColor="text1"/>
        </w:rPr>
        <w:t>amrfinder</w:t>
      </w:r>
      <w:proofErr w:type="spellEnd"/>
      <w:r w:rsidRPr="17AEBDBC">
        <w:rPr>
          <w:rStyle w:val="HTMLCode"/>
          <w:rFonts w:eastAsia="Courier New"/>
          <w:color w:val="000000" w:themeColor="text1"/>
        </w:rPr>
        <w:t xml:space="preserve"> -n flye_output_GN3/</w:t>
      </w:r>
      <w:proofErr w:type="spellStart"/>
      <w:r w:rsidRPr="17AEBDBC">
        <w:rPr>
          <w:rStyle w:val="HTMLCode"/>
          <w:rFonts w:eastAsia="Courier New"/>
          <w:color w:val="000000" w:themeColor="text1"/>
        </w:rPr>
        <w:t>assembly.fasta</w:t>
      </w:r>
      <w:proofErr w:type="spellEnd"/>
      <w:r w:rsidRPr="17AEBDBC">
        <w:rPr>
          <w:rStyle w:val="HTMLCode"/>
          <w:rFonts w:eastAsia="Courier New"/>
          <w:color w:val="000000" w:themeColor="text1"/>
        </w:rPr>
        <w:t xml:space="preserve"> -o amr_output_GN3.txt</w:t>
      </w:r>
      <w:r w:rsidRPr="17AEBDBC">
        <w:rPr>
          <w:color w:val="000000" w:themeColor="text1"/>
        </w:rPr>
        <w:t>, generating a text file listing detected AMR genes and their resistance classes.</w:t>
      </w:r>
    </w:p>
    <w:p w14:paraId="43894CF3" w14:textId="1D096235" w:rsidR="78EA0847" w:rsidRDefault="00DB5E1D" w:rsidP="008F4496">
      <w:pPr>
        <w:pStyle w:val="Heading3"/>
        <w:rPr>
          <w:rFonts w:ascii="Aptos Display" w:eastAsia="Aptos Display" w:hAnsi="Aptos Display" w:cs="Aptos Display"/>
          <w:color w:val="D13438"/>
          <w:sz w:val="40"/>
          <w:szCs w:val="40"/>
        </w:rPr>
      </w:pPr>
      <w:r>
        <w:rPr>
          <w:rFonts w:ascii="Courier New" w:eastAsia="Times New Roman" w:hAnsi="Courier New" w:cs="Courier New"/>
          <w:kern w:val="0"/>
          <w:sz w:val="20"/>
          <w:szCs w:val="20"/>
          <w:lang w:eastAsia="en-GB"/>
          <w14:ligatures w14:val="none"/>
        </w:rPr>
        <w:br/>
      </w:r>
      <w:r w:rsidR="78EA0847" w:rsidRPr="008F4496">
        <w:rPr>
          <w:rStyle w:val="Strong"/>
          <w:rFonts w:eastAsia="Aptos Display" w:cs="Aptos Display"/>
          <w:color w:val="000000" w:themeColor="text1"/>
          <w:sz w:val="40"/>
          <w:szCs w:val="40"/>
          <w:u w:val="single"/>
        </w:rPr>
        <w:t>Results</w:t>
      </w:r>
    </w:p>
    <w:p w14:paraId="74BA94ED" w14:textId="511B136A" w:rsidR="78EA0847" w:rsidRPr="008F4496" w:rsidRDefault="78EA0847" w:rsidP="004543EF">
      <w:pPr>
        <w:keepNext/>
        <w:keepLines/>
        <w:spacing w:before="160" w:after="80"/>
        <w:rPr>
          <w:rFonts w:eastAsia="Aptos" w:cs="Aptos"/>
          <w:b/>
          <w:color w:val="000000" w:themeColor="text1"/>
          <w:sz w:val="28"/>
          <w:szCs w:val="28"/>
        </w:rPr>
      </w:pPr>
      <w:r w:rsidRPr="008F4496">
        <w:rPr>
          <w:rStyle w:val="Strong"/>
          <w:rFonts w:eastAsia="Aptos" w:cs="Aptos"/>
          <w:color w:val="000000" w:themeColor="text1"/>
          <w:sz w:val="28"/>
          <w:szCs w:val="28"/>
          <w:u w:val="single"/>
        </w:rPr>
        <w:t>Quality Control &amp; Preprocessing</w:t>
      </w:r>
    </w:p>
    <w:p w14:paraId="0C4F5430" w14:textId="6B6E61B4" w:rsidR="78EA0847" w:rsidRDefault="00825901" w:rsidP="00C022DE">
      <w:pPr>
        <w:pStyle w:val="NormalWeb"/>
        <w:rPr>
          <w:rFonts w:eastAsia="Aptos"/>
        </w:rPr>
      </w:pPr>
      <w:proofErr w:type="spellStart"/>
      <w:r w:rsidRPr="000E3B91">
        <w:t>FastQC</w:t>
      </w:r>
      <w:proofErr w:type="spellEnd"/>
      <w:r w:rsidRPr="000E3B91">
        <w:t xml:space="preserve"> analysis revealed that the raw reads </w:t>
      </w:r>
      <w:r w:rsidRPr="00C022DE">
        <w:rPr>
          <w:color w:val="000000" w:themeColor="text1"/>
          <w:u w:val="single"/>
        </w:rPr>
        <w:t>(</w:t>
      </w:r>
      <w:r w:rsidRPr="00A528BE">
        <w:rPr>
          <w:rStyle w:val="HTMLCode"/>
          <w:rFonts w:eastAsia="Courier New"/>
          <w:color w:val="000000" w:themeColor="text1"/>
        </w:rPr>
        <w:t>GN3.fastq</w:t>
      </w:r>
      <w:r w:rsidRPr="00A528BE">
        <w:rPr>
          <w:color w:val="000000" w:themeColor="text1"/>
        </w:rPr>
        <w:t xml:space="preserve">, </w:t>
      </w:r>
      <w:r w:rsidRPr="00A528BE">
        <w:rPr>
          <w:rStyle w:val="HTMLCode"/>
          <w:rFonts w:eastAsia="Courier New"/>
          <w:color w:val="000000" w:themeColor="text1"/>
        </w:rPr>
        <w:t>GN6.fastq</w:t>
      </w:r>
      <w:r w:rsidRPr="00A528BE">
        <w:rPr>
          <w:color w:val="000000" w:themeColor="text1"/>
        </w:rPr>
        <w:t xml:space="preserve">, and </w:t>
      </w:r>
      <w:r w:rsidRPr="00A528BE">
        <w:rPr>
          <w:rStyle w:val="HTMLCode"/>
          <w:rFonts w:eastAsia="Courier New"/>
          <w:color w:val="000000" w:themeColor="text1"/>
        </w:rPr>
        <w:t>GN9.fastq</w:t>
      </w:r>
      <w:r w:rsidRPr="00C022DE">
        <w:rPr>
          <w:color w:val="000000" w:themeColor="text1"/>
          <w:u w:val="single"/>
        </w:rPr>
        <w:t xml:space="preserve">) </w:t>
      </w:r>
      <w:r w:rsidRPr="000E3B91">
        <w:t>demonstrated high overall sequencing quality</w:t>
      </w:r>
      <w:r w:rsidR="001C0DE9">
        <w:t xml:space="preserve"> and normal</w:t>
      </w:r>
      <w:r w:rsidR="00A82AE6">
        <w:t xml:space="preserve"> distribution</w:t>
      </w:r>
      <w:r w:rsidRPr="000E3B91">
        <w:t xml:space="preserve">. The per-base sequence quality and per-sequence quality scores both received a </w:t>
      </w:r>
      <w:r w:rsidRPr="004543EF">
        <w:rPr>
          <w:rStyle w:val="Strong"/>
          <w:rFonts w:eastAsiaTheme="majorEastAsia"/>
          <w:b w:val="0"/>
          <w:bCs w:val="0"/>
        </w:rPr>
        <w:t>'</w:t>
      </w:r>
      <w:r w:rsidRPr="008951DC">
        <w:rPr>
          <w:rStyle w:val="Strong"/>
          <w:rFonts w:eastAsiaTheme="majorEastAsia"/>
        </w:rPr>
        <w:t>PASS</w:t>
      </w:r>
      <w:r w:rsidRPr="004543EF">
        <w:rPr>
          <w:rStyle w:val="Strong"/>
          <w:rFonts w:eastAsiaTheme="majorEastAsia"/>
          <w:b w:val="0"/>
          <w:bCs w:val="0"/>
        </w:rPr>
        <w:t>'</w:t>
      </w:r>
      <w:r w:rsidRPr="000E3B91">
        <w:t xml:space="preserve">, indicating </w:t>
      </w:r>
      <w:r w:rsidRPr="004543EF">
        <w:rPr>
          <w:rStyle w:val="Strong"/>
          <w:rFonts w:eastAsiaTheme="majorEastAsia"/>
          <w:b w:val="0"/>
          <w:bCs w:val="0"/>
        </w:rPr>
        <w:t>consistently high Phred scores across all positions</w:t>
      </w:r>
      <w:r w:rsidRPr="000E3B91">
        <w:t xml:space="preserve">. No overrepresented sequences or adapter contamination were detected, suggesting successful library preparation and/or adapter trimming. Additionally, the </w:t>
      </w:r>
      <w:r w:rsidRPr="00C022DE">
        <w:rPr>
          <w:b/>
        </w:rPr>
        <w:t>low level of N content</w:t>
      </w:r>
      <w:r w:rsidRPr="000E3B91">
        <w:t xml:space="preserve"> and acceptable duplication levels confirmed the quality and complexity of the sequencing library</w:t>
      </w:r>
      <w:r w:rsidR="00B45744" w:rsidRPr="000E3B91">
        <w:t>.</w:t>
      </w:r>
      <w:r w:rsidR="001B3F0C">
        <w:fldChar w:fldCharType="begin"/>
      </w:r>
      <w:r w:rsidR="007405B3">
        <w:instrText xml:space="preserve"> ADDIN EN.CITE &lt;EndNote&gt;&lt;Cite&gt;&lt;Author&gt;Robert Schmieder&lt;/Author&gt;&lt;Year&gt;2011&lt;/Year&gt;&lt;RecNum&gt;11&lt;/RecNum&gt;&lt;DisplayText&gt;(Robert Schmieder, 2011)&lt;/DisplayText&gt;&lt;record&gt;&lt;rec-number&gt;11&lt;/rec-number&gt;&lt;foreign-keys&gt;&lt;key app="EN" db-id="fzpasv996setz4e0vx0xzp062wde5vv2ftae" timestamp="1743748320"&gt;11&lt;/key&gt;&lt;/foreign-keys&gt;&lt;ref-type name="Magazine Article"&gt;19&lt;/ref-type&gt;&lt;contributors&gt;&lt;authors&gt;&lt;author&gt;Robert Schmieder, Robert Edwards &lt;/author&gt;&lt;/authors&gt;&lt;/contributors&gt;&lt;titles&gt;&lt;title&gt;Quality control and preprocessing of metagenomic datasets &lt;/title&gt;&lt;secondary-title&gt;Oxford academic&lt;/secondary-title&gt;&lt;/titles&gt;&lt;dates&gt;&lt;year&gt;2011&lt;/year&gt;&lt;/dates&gt;&lt;urls&gt;&lt;related-urls&gt;&lt;url&gt;https://academic.oup.com/bioinformatics/article/27/6/863/236283&lt;/url&gt;&lt;/related-urls&gt;&lt;/urls&gt;&lt;/record&gt;&lt;/Cite&gt;&lt;/EndNote&gt;</w:instrText>
      </w:r>
      <w:r w:rsidR="001B3F0C">
        <w:fldChar w:fldCharType="separate"/>
      </w:r>
      <w:r w:rsidR="007405B3">
        <w:rPr>
          <w:noProof/>
        </w:rPr>
        <w:t>(Robert Schmieder, 2011)</w:t>
      </w:r>
      <w:r w:rsidR="001B3F0C">
        <w:fldChar w:fldCharType="end"/>
      </w:r>
    </w:p>
    <w:p w14:paraId="75458897" w14:textId="57EF279A" w:rsidR="78EA0847" w:rsidRDefault="78EA0847" w:rsidP="004543EF">
      <w:pPr>
        <w:keepNext/>
        <w:keepLines/>
        <w:spacing w:before="160" w:after="80"/>
        <w:rPr>
          <w:rFonts w:ascii="Aptos" w:eastAsia="Aptos" w:hAnsi="Aptos" w:cs="Aptos"/>
          <w:color w:val="D13438"/>
          <w:sz w:val="28"/>
          <w:szCs w:val="28"/>
        </w:rPr>
      </w:pPr>
      <w:r w:rsidRPr="00C022DE">
        <w:rPr>
          <w:rStyle w:val="Strong"/>
          <w:rFonts w:eastAsia="Aptos" w:cs="Aptos"/>
          <w:color w:val="000000" w:themeColor="text1"/>
          <w:sz w:val="28"/>
          <w:szCs w:val="28"/>
          <w:u w:val="single"/>
        </w:rPr>
        <w:t>Genome Assembly &amp; Evaluation</w:t>
      </w:r>
    </w:p>
    <w:p w14:paraId="41546DD4" w14:textId="1B302D1B" w:rsidR="00673042" w:rsidRDefault="00673042" w:rsidP="00673042">
      <w:pPr>
        <w:pStyle w:val="NormalWeb"/>
      </w:pPr>
      <w:r>
        <w:t xml:space="preserve">The genome assembly using Flye produced </w:t>
      </w:r>
      <w:r>
        <w:rPr>
          <w:rStyle w:val="Strong"/>
          <w:rFonts w:eastAsiaTheme="majorEastAsia"/>
        </w:rPr>
        <w:t>4 contigs</w:t>
      </w:r>
      <w:r>
        <w:t xml:space="preserve"> for each of the samples (GN3, GN6, and GN9), indicating a well-structured assembly with a relatively low number of fragmented sequences. The </w:t>
      </w:r>
      <w:r>
        <w:rPr>
          <w:rStyle w:val="Strong"/>
          <w:rFonts w:eastAsiaTheme="majorEastAsia"/>
        </w:rPr>
        <w:t>N50 values</w:t>
      </w:r>
      <w:r>
        <w:t xml:space="preserve"> were </w:t>
      </w:r>
      <w:r>
        <w:rPr>
          <w:rStyle w:val="Strong"/>
          <w:rFonts w:eastAsiaTheme="majorEastAsia"/>
        </w:rPr>
        <w:t>4,947,120 bp (GN3)</w:t>
      </w:r>
      <w:r>
        <w:t xml:space="preserve">, </w:t>
      </w:r>
      <w:r>
        <w:rPr>
          <w:rStyle w:val="Strong"/>
          <w:rFonts w:eastAsiaTheme="majorEastAsia"/>
        </w:rPr>
        <w:t>5,248,224 bp (GN6)</w:t>
      </w:r>
      <w:r>
        <w:t xml:space="preserve">, and </w:t>
      </w:r>
      <w:r>
        <w:rPr>
          <w:rStyle w:val="Strong"/>
          <w:rFonts w:eastAsiaTheme="majorEastAsia"/>
        </w:rPr>
        <w:t>5,028,452 bp (GN9)</w:t>
      </w:r>
      <w:r>
        <w:t xml:space="preserve">, suggesting high contiguity across all samples. The </w:t>
      </w:r>
      <w:r w:rsidRPr="007D6BC4">
        <w:rPr>
          <w:rStyle w:val="Strong"/>
          <w:rFonts w:eastAsiaTheme="majorEastAsia"/>
          <w:b w:val="0"/>
        </w:rPr>
        <w:t>total genome size</w:t>
      </w:r>
      <w:r>
        <w:t xml:space="preserve"> varied between </w:t>
      </w:r>
      <w:r>
        <w:rPr>
          <w:rStyle w:val="Strong"/>
          <w:rFonts w:eastAsiaTheme="majorEastAsia"/>
        </w:rPr>
        <w:t>5.24 Mb and 5.48 Mb</w:t>
      </w:r>
      <w:r>
        <w:t>, which is within the expected range for the studied organism. These results indicate a high-quality assembly with long contiguous sequences, suitable for downstream analysis such as annotation and comparative genomics.</w:t>
      </w:r>
      <w:r w:rsidR="00701194">
        <w:fldChar w:fldCharType="begin"/>
      </w:r>
      <w:r w:rsidR="007405B3">
        <w:instrText xml:space="preserve"> ADDIN EN.CITE &lt;EndNote&gt;&lt;Cite&gt;&lt;Author&gt;Yan Guo&lt;/Author&gt;&lt;Year&gt;2025&lt;/Year&gt;&lt;RecNum&gt;12&lt;/RecNum&gt;&lt;DisplayText&gt;(Yan Guo, 2025)&lt;/DisplayText&gt;&lt;record&gt;&lt;rec-number&gt;12&lt;/rec-number&gt;&lt;foreign-keys&gt;&lt;key app="EN" db-id="fzpasv996setz4e0vx0xzp062wde5vv2ftae" timestamp="1743748640"&gt;12&lt;/key&gt;&lt;/foreign-keys&gt;&lt;ref-type name="Journal Article"&gt;17&lt;/ref-type&gt;&lt;contributors&gt;&lt;authors&gt;&lt;author&gt;Yan Guo, Yuwei Song, Limin Jiang, Yu Chen, Michele Ceccarelli, Min Gao &amp;amp; Zechen Chong &lt;/author&gt;&lt;/authors&gt;&lt;/contributors&gt;&lt;titles&gt;&lt;title&gt;A detailed guide to assessing genome assembly based on long-read sequencing data using Inspector&lt;/title&gt;&lt;/titles&gt;&lt;dates&gt;&lt;year&gt;2025&lt;/year&gt;&lt;/dates&gt;&lt;urls&gt;&lt;related-urls&gt;&lt;url&gt;https://www.nature.com/articles/s41596-025-01149-5&lt;/url&gt;&lt;/related-urls&gt;&lt;/urls&gt;&lt;electronic-resource-num&gt;https://doi.org/10.1038/s41596-025-01149-5&lt;/electronic-resource-num&gt;&lt;/record&gt;&lt;/Cite&gt;&lt;/EndNote&gt;</w:instrText>
      </w:r>
      <w:r w:rsidR="00701194">
        <w:fldChar w:fldCharType="separate"/>
      </w:r>
      <w:r w:rsidR="007405B3">
        <w:rPr>
          <w:noProof/>
        </w:rPr>
        <w:t>(Yan Guo, 2025)</w:t>
      </w:r>
      <w:r w:rsidR="00701194">
        <w:fldChar w:fldCharType="end"/>
      </w:r>
    </w:p>
    <w:p w14:paraId="58B928C4" w14:textId="0CCF1C16" w:rsidR="78EA0847" w:rsidRDefault="78EA0847">
      <w:pPr>
        <w:rPr>
          <w:rFonts w:ascii="Aptos" w:eastAsia="Aptos" w:hAnsi="Aptos" w:cs="Aptos"/>
          <w:color w:val="D13438"/>
        </w:rPr>
      </w:pPr>
    </w:p>
    <w:p w14:paraId="40D47737" w14:textId="1922BD2F" w:rsidR="78EA0847" w:rsidRPr="00C022DE" w:rsidRDefault="78EA0847" w:rsidP="004543EF">
      <w:pPr>
        <w:keepNext/>
        <w:keepLines/>
        <w:spacing w:before="160" w:after="80"/>
        <w:rPr>
          <w:rFonts w:eastAsia="Aptos" w:cs="Aptos"/>
          <w:color w:val="000000" w:themeColor="text1"/>
          <w:sz w:val="28"/>
          <w:szCs w:val="28"/>
        </w:rPr>
      </w:pPr>
      <w:r w:rsidRPr="00C022DE">
        <w:rPr>
          <w:rStyle w:val="Strong"/>
          <w:rFonts w:eastAsia="Aptos" w:cs="Aptos"/>
          <w:color w:val="000000" w:themeColor="text1"/>
          <w:sz w:val="28"/>
          <w:szCs w:val="28"/>
        </w:rPr>
        <w:t>Genome Annotation</w:t>
      </w:r>
    </w:p>
    <w:p w14:paraId="7127200A" w14:textId="60C6C4F7" w:rsidR="00893A78" w:rsidRPr="00893A78" w:rsidRDefault="00893A78" w:rsidP="00893A78">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3A78">
        <w:rPr>
          <w:rFonts w:ascii="Times New Roman" w:eastAsia="Times New Roman" w:hAnsi="Times New Roman" w:cs="Times New Roman"/>
          <w:kern w:val="0"/>
          <w:lang w:eastAsia="en-GB"/>
          <w14:ligatures w14:val="none"/>
        </w:rPr>
        <w:t xml:space="preserve">The genome annotation of the three strains (GN3, GN6, and GN9) using </w:t>
      </w:r>
      <w:proofErr w:type="spellStart"/>
      <w:r w:rsidRPr="00893A78">
        <w:rPr>
          <w:rFonts w:ascii="Times New Roman" w:eastAsia="Times New Roman" w:hAnsi="Times New Roman" w:cs="Times New Roman"/>
          <w:b/>
          <w:bCs/>
          <w:kern w:val="0"/>
          <w:lang w:eastAsia="en-GB"/>
          <w14:ligatures w14:val="none"/>
        </w:rPr>
        <w:t>Prokka</w:t>
      </w:r>
      <w:proofErr w:type="spellEnd"/>
      <w:r w:rsidRPr="00893A78">
        <w:rPr>
          <w:rFonts w:ascii="Times New Roman" w:eastAsia="Times New Roman" w:hAnsi="Times New Roman" w:cs="Times New Roman"/>
          <w:kern w:val="0"/>
          <w:lang w:eastAsia="en-GB"/>
          <w14:ligatures w14:val="none"/>
        </w:rPr>
        <w:t xml:space="preserve"> and </w:t>
      </w:r>
      <w:r w:rsidRPr="00893A78">
        <w:rPr>
          <w:rFonts w:ascii="Times New Roman" w:eastAsia="Times New Roman" w:hAnsi="Times New Roman" w:cs="Times New Roman"/>
          <w:b/>
          <w:bCs/>
          <w:kern w:val="0"/>
          <w:lang w:eastAsia="en-GB"/>
          <w14:ligatures w14:val="none"/>
        </w:rPr>
        <w:t>Bakta</w:t>
      </w:r>
      <w:r w:rsidRPr="00893A78">
        <w:rPr>
          <w:rFonts w:ascii="Times New Roman" w:eastAsia="Times New Roman" w:hAnsi="Times New Roman" w:cs="Times New Roman"/>
          <w:kern w:val="0"/>
          <w:lang w:eastAsia="en-GB"/>
          <w14:ligatures w14:val="none"/>
        </w:rPr>
        <w:t xml:space="preserve"> identified a total of </w:t>
      </w:r>
      <w:r w:rsidRPr="00893A78">
        <w:rPr>
          <w:rFonts w:ascii="Times New Roman" w:eastAsia="Times New Roman" w:hAnsi="Times New Roman" w:cs="Times New Roman"/>
          <w:b/>
          <w:bCs/>
          <w:kern w:val="0"/>
          <w:lang w:eastAsia="en-GB"/>
          <w14:ligatures w14:val="none"/>
        </w:rPr>
        <w:t>4841</w:t>
      </w:r>
      <w:r w:rsidRPr="00893A78">
        <w:rPr>
          <w:rFonts w:ascii="Times New Roman" w:eastAsia="Times New Roman" w:hAnsi="Times New Roman" w:cs="Times New Roman"/>
          <w:kern w:val="0"/>
          <w:lang w:eastAsia="en-GB"/>
          <w14:ligatures w14:val="none"/>
        </w:rPr>
        <w:t xml:space="preserve"> coding sequences (CDS) in GN3, GN6, and GN9, respectively. The annotation also revealed the presence of </w:t>
      </w:r>
      <w:r w:rsidRPr="00893A78">
        <w:rPr>
          <w:rFonts w:ascii="Times New Roman" w:eastAsia="Times New Roman" w:hAnsi="Times New Roman" w:cs="Times New Roman"/>
          <w:b/>
          <w:bCs/>
          <w:kern w:val="0"/>
          <w:lang w:eastAsia="en-GB"/>
          <w14:ligatures w14:val="none"/>
        </w:rPr>
        <w:t>22 rRNA genes</w:t>
      </w:r>
      <w:r w:rsidRPr="00893A78">
        <w:rPr>
          <w:rFonts w:ascii="Times New Roman" w:eastAsia="Times New Roman" w:hAnsi="Times New Roman" w:cs="Times New Roman"/>
          <w:kern w:val="0"/>
          <w:lang w:eastAsia="en-GB"/>
          <w14:ligatures w14:val="none"/>
        </w:rPr>
        <w:t xml:space="preserve"> and </w:t>
      </w:r>
      <w:r w:rsidRPr="00893A78">
        <w:rPr>
          <w:rFonts w:ascii="Times New Roman" w:eastAsia="Times New Roman" w:hAnsi="Times New Roman" w:cs="Times New Roman"/>
          <w:b/>
          <w:bCs/>
          <w:kern w:val="0"/>
          <w:lang w:eastAsia="en-GB"/>
          <w14:ligatures w14:val="none"/>
        </w:rPr>
        <w:t>87 tRNA genes</w:t>
      </w:r>
      <w:r w:rsidRPr="00893A78">
        <w:rPr>
          <w:rFonts w:ascii="Times New Roman" w:eastAsia="Times New Roman" w:hAnsi="Times New Roman" w:cs="Times New Roman"/>
          <w:kern w:val="0"/>
          <w:lang w:eastAsia="en-GB"/>
          <w14:ligatures w14:val="none"/>
        </w:rPr>
        <w:t xml:space="preserve"> in each of the three strains, indicating consistent ribosomal and transfer RNA presence across the genomes. Furthermore, a total of </w:t>
      </w:r>
      <w:r w:rsidRPr="00893A78">
        <w:rPr>
          <w:rFonts w:ascii="Times New Roman" w:eastAsia="Times New Roman" w:hAnsi="Times New Roman" w:cs="Times New Roman"/>
          <w:b/>
          <w:bCs/>
          <w:kern w:val="0"/>
          <w:lang w:eastAsia="en-GB"/>
          <w14:ligatures w14:val="none"/>
        </w:rPr>
        <w:t>228 hypothetical proteins</w:t>
      </w:r>
      <w:r w:rsidRPr="00893A78">
        <w:rPr>
          <w:rFonts w:ascii="Times New Roman" w:eastAsia="Times New Roman" w:hAnsi="Times New Roman" w:cs="Times New Roman"/>
          <w:kern w:val="0"/>
          <w:lang w:eastAsia="en-GB"/>
          <w14:ligatures w14:val="none"/>
        </w:rPr>
        <w:t xml:space="preserve"> were identified in GN3 and GN6, while GN9 displayed a remarkably higher number of </w:t>
      </w:r>
      <w:r w:rsidRPr="00893A78">
        <w:rPr>
          <w:rFonts w:ascii="Times New Roman" w:eastAsia="Times New Roman" w:hAnsi="Times New Roman" w:cs="Times New Roman"/>
          <w:b/>
          <w:bCs/>
          <w:kern w:val="0"/>
          <w:lang w:eastAsia="en-GB"/>
          <w14:ligatures w14:val="none"/>
        </w:rPr>
        <w:t>4841 hypothetical proteins</w:t>
      </w:r>
      <w:r w:rsidRPr="00893A78">
        <w:rPr>
          <w:rFonts w:ascii="Times New Roman" w:eastAsia="Times New Roman" w:hAnsi="Times New Roman" w:cs="Times New Roman"/>
          <w:kern w:val="0"/>
          <w:lang w:eastAsia="en-GB"/>
          <w14:ligatures w14:val="none"/>
        </w:rPr>
        <w:t xml:space="preserve">, highlighting a significant region with unknown or uncharacterized functions in </w:t>
      </w:r>
      <w:r w:rsidR="004E02F5">
        <w:rPr>
          <w:rFonts w:ascii="Times New Roman" w:eastAsia="Times New Roman" w:hAnsi="Times New Roman" w:cs="Times New Roman"/>
          <w:kern w:val="0"/>
          <w:lang w:eastAsia="en-GB"/>
          <w14:ligatures w14:val="none"/>
        </w:rPr>
        <w:t>each strain</w:t>
      </w:r>
      <w:r w:rsidRPr="00893A78">
        <w:rPr>
          <w:rFonts w:ascii="Times New Roman" w:eastAsia="Times New Roman" w:hAnsi="Times New Roman" w:cs="Times New Roman"/>
          <w:kern w:val="0"/>
          <w:lang w:eastAsia="en-GB"/>
          <w14:ligatures w14:val="none"/>
        </w:rPr>
        <w:t>.</w:t>
      </w:r>
      <w:r w:rsidR="00C84D06">
        <w:rPr>
          <w:rFonts w:ascii="Times New Roman" w:eastAsia="Times New Roman" w:hAnsi="Times New Roman" w:cs="Times New Roman"/>
          <w:kern w:val="0"/>
          <w:lang w:eastAsia="en-GB"/>
          <w14:ligatures w14:val="none"/>
        </w:rPr>
        <w:t xml:space="preserve"> </w:t>
      </w:r>
      <w:r w:rsidR="00C45062">
        <w:rPr>
          <w:rFonts w:ascii="Times New Roman" w:eastAsia="Times New Roman" w:hAnsi="Times New Roman" w:cs="Times New Roman"/>
          <w:kern w:val="0"/>
          <w:lang w:eastAsia="en-GB"/>
          <w14:ligatures w14:val="none"/>
        </w:rPr>
        <w:fldChar w:fldCharType="begin"/>
      </w:r>
      <w:r w:rsidR="007405B3">
        <w:rPr>
          <w:rFonts w:ascii="Times New Roman" w:eastAsia="Times New Roman" w:hAnsi="Times New Roman" w:cs="Times New Roman"/>
          <w:kern w:val="0"/>
          <w:lang w:eastAsia="en-GB"/>
          <w14:ligatures w14:val="none"/>
        </w:rPr>
        <w:instrText xml:space="preserve"> ADDIN EN.CITE &lt;EndNote&gt;&lt;Cite&gt;&lt;Author&gt;Koonin EV&lt;/Author&gt;&lt;Year&gt;2003&lt;/Year&gt;&lt;RecNum&gt;13&lt;/RecNum&gt;&lt;DisplayText&gt;(Koonin EV, 2003)&lt;/DisplayText&gt;&lt;record&gt;&lt;rec-number&gt;13&lt;/rec-number&gt;&lt;foreign-keys&gt;&lt;key app="EN" db-id="fzpasv996setz4e0vx0xzp062wde5vv2ftae" timestamp="1743748938"&gt;13&lt;/key&gt;&lt;/foreign-keys&gt;&lt;ref-type name="Book"&gt;6&lt;/ref-type&gt;&lt;contributors&gt;&lt;authors&gt;&lt;author&gt;Koonin EV, Galperin MY.&lt;/author&gt;&lt;/authors&gt;&lt;/contributors&gt;&lt;titles&gt;&lt;title&gt;Sequence - Evolution - Function: Computational Approaches in Comparative Genomics.&lt;/title&gt;&lt;short-title&gt;Genome Annotation and Analysis&lt;/short-title&gt;&lt;/titles&gt;&lt;dates&gt;&lt;year&gt;2003&lt;/year&gt;&lt;/dates&gt;&lt;urls&gt;&lt;related-urls&gt;&lt;url&gt;https://www.ncbi.nlm.nih.gov/books/NBK20253/&lt;/url&gt;&lt;/related-urls&gt;&lt;/urls&gt;&lt;electronic-resource-num&gt;10.3390/biology9090295&lt;/electronic-resource-num&gt;&lt;/record&gt;&lt;/Cite&gt;&lt;/EndNote&gt;</w:instrText>
      </w:r>
      <w:r w:rsidR="00C45062">
        <w:rPr>
          <w:rFonts w:ascii="Times New Roman" w:eastAsia="Times New Roman" w:hAnsi="Times New Roman" w:cs="Times New Roman"/>
          <w:kern w:val="0"/>
          <w:lang w:eastAsia="en-GB"/>
          <w14:ligatures w14:val="none"/>
        </w:rPr>
        <w:fldChar w:fldCharType="separate"/>
      </w:r>
      <w:r w:rsidR="007405B3">
        <w:rPr>
          <w:rFonts w:ascii="Times New Roman" w:eastAsia="Times New Roman" w:hAnsi="Times New Roman" w:cs="Times New Roman"/>
          <w:noProof/>
          <w:kern w:val="0"/>
          <w:lang w:eastAsia="en-GB"/>
          <w14:ligatures w14:val="none"/>
        </w:rPr>
        <w:t>(Koonin EV, 2003)</w:t>
      </w:r>
      <w:r w:rsidR="00C45062">
        <w:rPr>
          <w:rFonts w:ascii="Times New Roman" w:eastAsia="Times New Roman" w:hAnsi="Times New Roman" w:cs="Times New Roman"/>
          <w:kern w:val="0"/>
          <w:lang w:eastAsia="en-GB"/>
          <w14:ligatures w14:val="none"/>
        </w:rPr>
        <w:fldChar w:fldCharType="end"/>
      </w:r>
      <w:r w:rsidRPr="00893A78">
        <w:rPr>
          <w:rFonts w:ascii="Times New Roman" w:eastAsia="Times New Roman" w:hAnsi="Times New Roman" w:cs="Times New Roman"/>
          <w:kern w:val="0"/>
          <w:lang w:eastAsia="en-GB"/>
          <w14:ligatures w14:val="none"/>
        </w:rPr>
        <w:t xml:space="preserve">The functional annotation further revealed the presence of </w:t>
      </w:r>
      <w:r w:rsidRPr="00893A78">
        <w:rPr>
          <w:rFonts w:ascii="Times New Roman" w:eastAsia="Times New Roman" w:hAnsi="Times New Roman" w:cs="Times New Roman"/>
          <w:b/>
          <w:bCs/>
          <w:kern w:val="0"/>
          <w:lang w:eastAsia="en-GB"/>
          <w14:ligatures w14:val="none"/>
        </w:rPr>
        <w:t>key virulent and resistance-related genes</w:t>
      </w:r>
      <w:r w:rsidRPr="00893A78">
        <w:rPr>
          <w:rFonts w:ascii="Times New Roman" w:eastAsia="Times New Roman" w:hAnsi="Times New Roman" w:cs="Times New Roman"/>
          <w:kern w:val="0"/>
          <w:lang w:eastAsia="en-GB"/>
          <w14:ligatures w14:val="none"/>
        </w:rPr>
        <w:t xml:space="preserve"> across the strains. These findings are particularly useful for subsequent </w:t>
      </w:r>
      <w:r w:rsidRPr="00893A78">
        <w:rPr>
          <w:rFonts w:ascii="Times New Roman" w:eastAsia="Times New Roman" w:hAnsi="Times New Roman" w:cs="Times New Roman"/>
          <w:b/>
          <w:bCs/>
          <w:kern w:val="0"/>
          <w:lang w:eastAsia="en-GB"/>
          <w14:ligatures w14:val="none"/>
        </w:rPr>
        <w:t>Antimicrobial Resistance (AMR) analysis</w:t>
      </w:r>
      <w:r w:rsidRPr="00893A78">
        <w:rPr>
          <w:rFonts w:ascii="Times New Roman" w:eastAsia="Times New Roman" w:hAnsi="Times New Roman" w:cs="Times New Roman"/>
          <w:kern w:val="0"/>
          <w:lang w:eastAsia="en-GB"/>
          <w14:ligatures w14:val="none"/>
        </w:rPr>
        <w:t>, which will allow us to assess the potential for resistance in these strains and better understand their pathogenicity and survival strategies.</w:t>
      </w:r>
    </w:p>
    <w:p w14:paraId="37580EF2" w14:textId="77777777" w:rsidR="00185C00" w:rsidRPr="00893A78" w:rsidRDefault="00185C00" w:rsidP="00893A7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6504FD0" w14:textId="1DF377B9" w:rsidR="78EA0847" w:rsidRDefault="78EA0847">
      <w:pPr>
        <w:rPr>
          <w:rFonts w:ascii="Aptos" w:eastAsia="Aptos" w:hAnsi="Aptos" w:cs="Aptos"/>
          <w:color w:val="D13438"/>
        </w:rPr>
      </w:pPr>
    </w:p>
    <w:p w14:paraId="1835E3D0" w14:textId="4B0EE610" w:rsidR="78EA0847" w:rsidRDefault="78EA0847" w:rsidP="126720A7">
      <w:pPr>
        <w:pStyle w:val="NormalWeb"/>
        <w:rPr>
          <w:color w:val="D13438"/>
        </w:rPr>
      </w:pPr>
      <w:r w:rsidRPr="00C022DE">
        <w:rPr>
          <w:rStyle w:val="Strong"/>
          <w:rFonts w:asciiTheme="minorHAnsi" w:eastAsia="Aptos" w:hAnsiTheme="minorHAnsi" w:cs="Aptos"/>
          <w:color w:val="000000" w:themeColor="text1"/>
          <w:sz w:val="28"/>
          <w:szCs w:val="28"/>
          <w:u w:val="single"/>
        </w:rPr>
        <w:t>Pangenome Analysis</w:t>
      </w:r>
      <w:r w:rsidR="00EA1316">
        <w:rPr>
          <w:rStyle w:val="Strong"/>
          <w:color w:val="D13438"/>
          <w:u w:val="single"/>
        </w:rPr>
        <w:br/>
      </w:r>
      <w:r w:rsidR="00EA1316">
        <w:rPr>
          <w:rStyle w:val="Strong"/>
          <w:color w:val="D13438"/>
          <w:u w:val="single"/>
        </w:rPr>
        <w:br/>
      </w:r>
      <w:r w:rsidR="00164EFD">
        <w:t xml:space="preserve">The pangenome analysis of GN3, GN6, </w:t>
      </w:r>
      <w:r w:rsidR="00164EFD" w:rsidDel="002C566E">
        <w:t xml:space="preserve">and </w:t>
      </w:r>
      <w:r w:rsidR="00164EFD">
        <w:t xml:space="preserve">GN9 identified </w:t>
      </w:r>
      <w:r w:rsidR="00164EFD">
        <w:rPr>
          <w:rStyle w:val="Strong"/>
          <w:rFonts w:eastAsiaTheme="majorEastAsia"/>
        </w:rPr>
        <w:t>3728 core genes</w:t>
      </w:r>
      <w:r w:rsidR="00164EFD">
        <w:t xml:space="preserve"> shared by all strains and </w:t>
      </w:r>
      <w:r w:rsidR="00164EFD">
        <w:rPr>
          <w:rStyle w:val="Strong"/>
          <w:rFonts w:eastAsiaTheme="majorEastAsia"/>
        </w:rPr>
        <w:t>2387 shell genes</w:t>
      </w:r>
      <w:r w:rsidR="00164EFD">
        <w:t xml:space="preserve"> present in some strains </w:t>
      </w:r>
      <w:r w:rsidR="00164EFD" w:rsidRPr="00C022DE">
        <w:rPr>
          <w:b/>
        </w:rPr>
        <w:t>Fig. 1</w:t>
      </w:r>
      <w:r w:rsidR="00164EFD" w:rsidRPr="004E0AC3">
        <w:t>.</w:t>
      </w:r>
      <w:r w:rsidR="00164EFD">
        <w:t xml:space="preserve"> GN6 had </w:t>
      </w:r>
      <w:r w:rsidR="00164EFD">
        <w:rPr>
          <w:rStyle w:val="Strong"/>
          <w:rFonts w:eastAsiaTheme="majorEastAsia"/>
        </w:rPr>
        <w:t>5134 unique genes</w:t>
      </w:r>
      <w:r w:rsidR="00164EFD">
        <w:t>, potentially contributing to its distinct phenotypic traits and environmental adaptations.</w:t>
      </w:r>
      <w:r w:rsidR="00F63964">
        <w:fldChar w:fldCharType="begin"/>
      </w:r>
      <w:r w:rsidR="007405B3">
        <w:instrText xml:space="preserve"> ADDIN EN.CITE &lt;EndNote&gt;&lt;Cite&gt;&lt;Author&gt;Tonkin-Hill&lt;/Author&gt;&lt;Year&gt;2025&lt;/Year&gt;&lt;RecNum&gt;8&lt;/RecNum&gt;&lt;DisplayText&gt;(Tonkin-Hill, 2025)&lt;/DisplayText&gt;&lt;record&gt;&lt;rec-number&gt;8&lt;/rec-number&gt;&lt;foreign-keys&gt;&lt;key app="EN" db-id="fzpasv996setz4e0vx0xzp062wde5vv2ftae" timestamp="1743747529"&gt;8&lt;/key&gt;&lt;/foreign-keys&gt;&lt;ref-type name="Web Page"&gt;12&lt;/ref-type&gt;&lt;contributors&gt;&lt;authors&gt;&lt;author&gt;Gerry Tonkin-Hill&lt;/author&gt;&lt;/authors&gt;&lt;/contributors&gt;&lt;titles&gt;&lt;title&gt;Panaroo&lt;/title&gt;&lt;/titles&gt;&lt;volume&gt;01-03-2025&lt;/volume&gt;&lt;dates&gt;&lt;year&gt;2025&lt;/year&gt;&lt;/dates&gt;&lt;urls&gt;&lt;related-urls&gt;&lt;url&gt;https://github.com/gtonkinhill/panaroo/tree/master/docs&lt;/url&gt;&lt;/related-urls&gt;&lt;/urls&gt;&lt;/record&gt;&lt;/Cite&gt;&lt;/EndNote&gt;</w:instrText>
      </w:r>
      <w:r w:rsidR="00F63964">
        <w:fldChar w:fldCharType="separate"/>
      </w:r>
      <w:r w:rsidR="007405B3">
        <w:rPr>
          <w:noProof/>
        </w:rPr>
        <w:t>(Tonkin-Hill, 2025)</w:t>
      </w:r>
      <w:r w:rsidR="00F63964">
        <w:fldChar w:fldCharType="end"/>
      </w:r>
      <w:r w:rsidR="00164EFD">
        <w:t xml:space="preserve"> These findings enhance our understanding of strain evolution and can inform antimicrobial resistance or virulence factor discovery. </w:t>
      </w:r>
      <w:r w:rsidR="00164EFD" w:rsidRPr="00C022DE">
        <w:rPr>
          <w:b/>
          <w:color w:val="000000" w:themeColor="text1"/>
        </w:rPr>
        <w:t>Fig. 2</w:t>
      </w:r>
      <w:r w:rsidR="00164EFD" w:rsidRPr="00C022DE">
        <w:rPr>
          <w:color w:val="000000" w:themeColor="text1"/>
        </w:rPr>
        <w:t xml:space="preserve"> </w:t>
      </w:r>
      <w:r w:rsidR="00164EFD">
        <w:t>shows the gene presence/absence network, distinguishing the core genome (shared by all strains) from the accessory genome (present in some strains), highlighting their genetic relationships.</w:t>
      </w:r>
      <w:r w:rsidR="002E03BE" w:rsidDel="002E03BE">
        <w:t xml:space="preserve"> </w:t>
      </w:r>
      <w:r>
        <w:br/>
      </w:r>
    </w:p>
    <w:p w14:paraId="0BDCFBE9" w14:textId="05A6861F" w:rsidR="78EA0847" w:rsidRDefault="0D33E7E3" w:rsidP="45D375EB">
      <w:pPr>
        <w:rPr>
          <w:color w:val="D13438"/>
        </w:rPr>
      </w:pPr>
      <w:r>
        <w:rPr>
          <w:noProof/>
        </w:rPr>
        <w:drawing>
          <wp:inline distT="0" distB="0" distL="0" distR="0" wp14:anchorId="044D4F12" wp14:editId="20621148">
            <wp:extent cx="5605670" cy="4217670"/>
            <wp:effectExtent l="0" t="0" r="0" b="0"/>
            <wp:docPr id="914659901" name="Picture 91465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cstate="print">
                      <a:extLst>
                        <a:ext uri="{28A0092B-C50C-407E-A947-70E740481C1C}">
                          <a14:useLocalDpi xmlns:a14="http://schemas.microsoft.com/office/drawing/2010/main" val="0"/>
                        </a:ext>
                      </a:extLst>
                    </a:blip>
                    <a:srcRect l="30280" r="23623"/>
                    <a:stretch/>
                  </pic:blipFill>
                  <pic:spPr bwMode="auto">
                    <a:xfrm>
                      <a:off x="0" y="0"/>
                      <a:ext cx="5700893" cy="4289315"/>
                    </a:xfrm>
                    <a:prstGeom prst="rect">
                      <a:avLst/>
                    </a:prstGeom>
                    <a:ln>
                      <a:noFill/>
                    </a:ln>
                    <a:extLst>
                      <a:ext uri="{53640926-AAD7-44D8-BBD7-CCE9431645EC}">
                        <a14:shadowObscured xmlns:a14="http://schemas.microsoft.com/office/drawing/2010/main"/>
                      </a:ext>
                    </a:extLst>
                  </pic:spPr>
                </pic:pic>
              </a:graphicData>
            </a:graphic>
          </wp:inline>
        </w:drawing>
      </w:r>
    </w:p>
    <w:p w14:paraId="28833AD5" w14:textId="4C39ACF1" w:rsidR="00FC7015" w:rsidRDefault="00FC7015" w:rsidP="00FC7015">
      <w:pPr>
        <w:pStyle w:val="NormalWeb"/>
      </w:pPr>
      <w:r>
        <w:rPr>
          <w:rStyle w:val="Strong"/>
          <w:rFonts w:eastAsiaTheme="majorEastAsia"/>
        </w:rPr>
        <w:t>Fig</w:t>
      </w:r>
      <w:r w:rsidR="00690307">
        <w:rPr>
          <w:rStyle w:val="Strong"/>
          <w:rFonts w:eastAsiaTheme="majorEastAsia"/>
        </w:rPr>
        <w:t>.</w:t>
      </w:r>
      <w:r w:rsidR="00650B94">
        <w:rPr>
          <w:rStyle w:val="Strong"/>
          <w:rFonts w:eastAsiaTheme="majorEastAsia"/>
        </w:rPr>
        <w:t>1</w:t>
      </w:r>
      <w:r>
        <w:t xml:space="preserve">: </w:t>
      </w:r>
      <w:r w:rsidRPr="00C022DE">
        <w:rPr>
          <w:rFonts w:ascii="Abadi MT Condensed Light" w:hAnsi="Abadi MT Condensed Light"/>
        </w:rPr>
        <w:t>Pangenome classification of the strains revealed 3728 core genes (present in ≥99% of strains), 2387 shell genes (present in 15-95% of strains), and no soft core or cloud genes. The total number of genes across all strains was 6115.</w:t>
      </w:r>
    </w:p>
    <w:p w14:paraId="1BD3C9D8" w14:textId="4CF03DA7" w:rsidR="78EA0847" w:rsidRDefault="78EA0847" w:rsidP="126720A7">
      <w:pPr>
        <w:pStyle w:val="NormalWeb"/>
        <w:rPr>
          <w:color w:val="D13438"/>
        </w:rPr>
      </w:pPr>
    </w:p>
    <w:p w14:paraId="7402677A" w14:textId="27F6D96B" w:rsidR="78EA0847" w:rsidRDefault="78EA0847" w:rsidP="126720A7">
      <w:pPr>
        <w:pStyle w:val="NormalWeb"/>
        <w:rPr>
          <w:color w:val="D13438"/>
        </w:rPr>
      </w:pPr>
    </w:p>
    <w:p w14:paraId="61919613" w14:textId="023A4F0A" w:rsidR="78EA0847" w:rsidRDefault="78EA0847" w:rsidP="126720A7">
      <w:pPr>
        <w:pStyle w:val="NormalWeb"/>
        <w:rPr>
          <w:color w:val="D13438"/>
        </w:rPr>
      </w:pPr>
    </w:p>
    <w:p w14:paraId="4DFFF699" w14:textId="70C568F3" w:rsidR="78EA0847" w:rsidRDefault="78EA0847" w:rsidP="004543EF">
      <w:pPr>
        <w:pStyle w:val="NormalWeb"/>
        <w:rPr>
          <w:rStyle w:val="EndnoteReference"/>
        </w:rPr>
      </w:pPr>
      <w:r>
        <w:br/>
      </w:r>
      <w:r w:rsidR="6CDEA558">
        <w:rPr>
          <w:noProof/>
        </w:rPr>
        <w:drawing>
          <wp:inline distT="0" distB="0" distL="0" distR="0" wp14:anchorId="5AE2D01C" wp14:editId="3A42F3B3">
            <wp:extent cx="5724524" cy="4286250"/>
            <wp:effectExtent l="0" t="0" r="0" b="0"/>
            <wp:docPr id="133588591" name="Picture 13358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524" cy="4286250"/>
                    </a:xfrm>
                    <a:prstGeom prst="rect">
                      <a:avLst/>
                    </a:prstGeom>
                  </pic:spPr>
                </pic:pic>
              </a:graphicData>
            </a:graphic>
          </wp:inline>
        </w:drawing>
      </w:r>
    </w:p>
    <w:p w14:paraId="6B941C1C" w14:textId="2CAB84F2" w:rsidR="78EA0847" w:rsidRPr="00C022DE" w:rsidRDefault="002F35B7">
      <w:pPr>
        <w:rPr>
          <w:rFonts w:ascii="Courier New" w:eastAsia="Aptos" w:hAnsi="Courier New" w:cs="Courier New"/>
          <w:color w:val="D13438"/>
        </w:rPr>
      </w:pPr>
      <w:r w:rsidRPr="007D6BC4">
        <w:rPr>
          <w:b/>
        </w:rPr>
        <w:t>Fi</w:t>
      </w:r>
      <w:r w:rsidR="00536D3A" w:rsidRPr="007D6BC4">
        <w:rPr>
          <w:b/>
        </w:rPr>
        <w:t>g.</w:t>
      </w:r>
      <w:proofErr w:type="gramStart"/>
      <w:r w:rsidR="00536D3A" w:rsidRPr="007D6BC4">
        <w:rPr>
          <w:b/>
        </w:rPr>
        <w:t>2</w:t>
      </w:r>
      <w:r w:rsidR="00C022DE">
        <w:rPr>
          <w:b/>
        </w:rPr>
        <w:t xml:space="preserve"> :</w:t>
      </w:r>
      <w:proofErr w:type="gramEnd"/>
      <w:r w:rsidR="00536D3A">
        <w:t xml:space="preserve"> </w:t>
      </w:r>
      <w:r w:rsidR="00CC4236" w:rsidRPr="00C022DE">
        <w:rPr>
          <w:rFonts w:ascii="Abadi MT Condensed Light" w:hAnsi="Abadi MT Condensed Light" w:cs="Courier New"/>
        </w:rPr>
        <w:t>Nodes represent individual genes, while edges indicate shared presence of genes between strains.</w:t>
      </w:r>
      <w:r w:rsidR="00CC4236" w:rsidRPr="00C022DE">
        <w:rPr>
          <w:rFonts w:ascii="Courier New" w:hAnsi="Courier New" w:cs="Courier New"/>
        </w:rPr>
        <w:t xml:space="preserve"> </w:t>
      </w:r>
    </w:p>
    <w:p w14:paraId="5051FC2C" w14:textId="77777777" w:rsidR="00CC4236" w:rsidRPr="00C70B79" w:rsidRDefault="00CC4236">
      <w:pPr>
        <w:rPr>
          <w:rFonts w:ascii="Aptos" w:eastAsia="Aptos" w:hAnsi="Aptos" w:cs="Aptos"/>
          <w:color w:val="000000" w:themeColor="text1"/>
        </w:rPr>
      </w:pPr>
    </w:p>
    <w:p w14:paraId="44A9F8B9" w14:textId="745FDA65" w:rsidR="78EA0847" w:rsidRPr="00C70B79" w:rsidRDefault="78EA0847" w:rsidP="004543EF">
      <w:pPr>
        <w:keepNext/>
        <w:keepLines/>
        <w:spacing w:before="160" w:after="80"/>
        <w:rPr>
          <w:rFonts w:eastAsia="Aptos" w:cs="Aptos"/>
          <w:color w:val="000000" w:themeColor="text1"/>
          <w:sz w:val="28"/>
          <w:szCs w:val="28"/>
        </w:rPr>
      </w:pPr>
      <w:r w:rsidRPr="00C70B79">
        <w:rPr>
          <w:rStyle w:val="Strong"/>
          <w:rFonts w:eastAsia="Aptos" w:cs="Aptos"/>
          <w:color w:val="000000" w:themeColor="text1"/>
          <w:sz w:val="28"/>
          <w:szCs w:val="28"/>
          <w:u w:val="single"/>
        </w:rPr>
        <w:t>Antimicrobial Resistance Gene Identification</w:t>
      </w:r>
    </w:p>
    <w:p w14:paraId="2A312FCC" w14:textId="1C4A422A" w:rsidR="78EA0847" w:rsidRPr="007D6BC4" w:rsidRDefault="007E7FED" w:rsidP="007D6BC4">
      <w:pPr>
        <w:spacing w:before="100" w:beforeAutospacing="1" w:after="100" w:afterAutospacing="1"/>
      </w:pPr>
      <w:proofErr w:type="spellStart"/>
      <w:r w:rsidRPr="007E7FED">
        <w:rPr>
          <w:rFonts w:ascii="Times New Roman" w:eastAsia="Times New Roman" w:hAnsi="Times New Roman" w:cs="Times New Roman"/>
          <w:kern w:val="0"/>
          <w:lang w:eastAsia="en-GB"/>
          <w14:ligatures w14:val="none"/>
        </w:rPr>
        <w:t>AMRFinderPlus</w:t>
      </w:r>
      <w:proofErr w:type="spellEnd"/>
      <w:r w:rsidRPr="007E7FED">
        <w:rPr>
          <w:rFonts w:ascii="Times New Roman" w:eastAsia="Times New Roman" w:hAnsi="Times New Roman" w:cs="Times New Roman"/>
          <w:kern w:val="0"/>
          <w:lang w:eastAsia="en-GB"/>
          <w14:ligatures w14:val="none"/>
        </w:rPr>
        <w:t xml:space="preserve"> detected a total of </w:t>
      </w:r>
      <w:r w:rsidRPr="007E7FED">
        <w:rPr>
          <w:rFonts w:ascii="Times New Roman" w:eastAsia="Times New Roman" w:hAnsi="Times New Roman" w:cs="Times New Roman"/>
          <w:b/>
          <w:bCs/>
          <w:kern w:val="0"/>
          <w:lang w:eastAsia="en-GB"/>
          <w14:ligatures w14:val="none"/>
        </w:rPr>
        <w:t>4 AMR genes</w:t>
      </w:r>
      <w:r w:rsidRPr="007E7FED">
        <w:rPr>
          <w:rFonts w:ascii="Times New Roman" w:eastAsia="Times New Roman" w:hAnsi="Times New Roman" w:cs="Times New Roman"/>
          <w:kern w:val="0"/>
          <w:lang w:eastAsia="en-GB"/>
          <w14:ligatures w14:val="none"/>
        </w:rPr>
        <w:t xml:space="preserve"> in GN3, </w:t>
      </w:r>
      <w:r w:rsidRPr="007E7FED">
        <w:rPr>
          <w:rFonts w:ascii="Times New Roman" w:eastAsia="Times New Roman" w:hAnsi="Times New Roman" w:cs="Times New Roman"/>
          <w:b/>
          <w:bCs/>
          <w:kern w:val="0"/>
          <w:lang w:eastAsia="en-GB"/>
          <w14:ligatures w14:val="none"/>
        </w:rPr>
        <w:t>4</w:t>
      </w:r>
      <w:r w:rsidRPr="007E7FED">
        <w:rPr>
          <w:rFonts w:ascii="Times New Roman" w:eastAsia="Times New Roman" w:hAnsi="Times New Roman" w:cs="Times New Roman"/>
          <w:kern w:val="0"/>
          <w:lang w:eastAsia="en-GB"/>
          <w14:ligatures w14:val="none"/>
        </w:rPr>
        <w:t xml:space="preserve"> in GN6, and </w:t>
      </w:r>
      <w:r w:rsidRPr="007E7FED">
        <w:rPr>
          <w:rFonts w:ascii="Times New Roman" w:eastAsia="Times New Roman" w:hAnsi="Times New Roman" w:cs="Times New Roman"/>
          <w:b/>
          <w:bCs/>
          <w:kern w:val="0"/>
          <w:lang w:eastAsia="en-GB"/>
          <w14:ligatures w14:val="none"/>
        </w:rPr>
        <w:t>12</w:t>
      </w:r>
      <w:r w:rsidRPr="007E7FED">
        <w:rPr>
          <w:rFonts w:ascii="Times New Roman" w:eastAsia="Times New Roman" w:hAnsi="Times New Roman" w:cs="Times New Roman"/>
          <w:kern w:val="0"/>
          <w:lang w:eastAsia="en-GB"/>
          <w14:ligatures w14:val="none"/>
        </w:rPr>
        <w:t xml:space="preserve"> in GN9. The most commonly identified resistance genes across the strains were </w:t>
      </w:r>
      <w:proofErr w:type="spellStart"/>
      <w:r w:rsidRPr="007E7FED">
        <w:rPr>
          <w:rFonts w:ascii="Times New Roman" w:eastAsia="Times New Roman" w:hAnsi="Times New Roman" w:cs="Times New Roman"/>
          <w:b/>
          <w:bCs/>
          <w:kern w:val="0"/>
          <w:lang w:eastAsia="en-GB"/>
          <w14:ligatures w14:val="none"/>
        </w:rPr>
        <w:t>acrF</w:t>
      </w:r>
      <w:proofErr w:type="spellEnd"/>
      <w:r w:rsidRPr="007E7FED">
        <w:rPr>
          <w:rFonts w:ascii="Times New Roman" w:eastAsia="Times New Roman" w:hAnsi="Times New Roman" w:cs="Times New Roman"/>
          <w:kern w:val="0"/>
          <w:lang w:eastAsia="en-GB"/>
          <w14:ligatures w14:val="none"/>
        </w:rPr>
        <w:t xml:space="preserve">, </w:t>
      </w:r>
      <w:proofErr w:type="spellStart"/>
      <w:r w:rsidRPr="007E7FED">
        <w:rPr>
          <w:rFonts w:ascii="Times New Roman" w:eastAsia="Times New Roman" w:hAnsi="Times New Roman" w:cs="Times New Roman"/>
          <w:b/>
          <w:bCs/>
          <w:kern w:val="0"/>
          <w:lang w:eastAsia="en-GB"/>
          <w14:ligatures w14:val="none"/>
        </w:rPr>
        <w:t>emrD</w:t>
      </w:r>
      <w:proofErr w:type="spellEnd"/>
      <w:r w:rsidRPr="007E7FED">
        <w:rPr>
          <w:rFonts w:ascii="Times New Roman" w:eastAsia="Times New Roman" w:hAnsi="Times New Roman" w:cs="Times New Roman"/>
          <w:kern w:val="0"/>
          <w:lang w:eastAsia="en-GB"/>
          <w14:ligatures w14:val="none"/>
        </w:rPr>
        <w:t xml:space="preserve">, and </w:t>
      </w:r>
      <w:proofErr w:type="spellStart"/>
      <w:r w:rsidRPr="007E7FED">
        <w:rPr>
          <w:rFonts w:ascii="Times New Roman" w:eastAsia="Times New Roman" w:hAnsi="Times New Roman" w:cs="Times New Roman"/>
          <w:b/>
          <w:bCs/>
          <w:kern w:val="0"/>
          <w:lang w:eastAsia="en-GB"/>
          <w14:ligatures w14:val="none"/>
        </w:rPr>
        <w:t>blaEC</w:t>
      </w:r>
      <w:proofErr w:type="spellEnd"/>
      <w:r w:rsidRPr="007E7FED">
        <w:rPr>
          <w:rFonts w:ascii="Times New Roman" w:eastAsia="Times New Roman" w:hAnsi="Times New Roman" w:cs="Times New Roman"/>
          <w:kern w:val="0"/>
          <w:lang w:eastAsia="en-GB"/>
          <w14:ligatures w14:val="none"/>
        </w:rPr>
        <w:t xml:space="preserve">. Notably, </w:t>
      </w:r>
      <w:proofErr w:type="spellStart"/>
      <w:r w:rsidRPr="007E7FED">
        <w:rPr>
          <w:rFonts w:ascii="Times New Roman" w:eastAsia="Times New Roman" w:hAnsi="Times New Roman" w:cs="Times New Roman"/>
          <w:b/>
          <w:bCs/>
          <w:kern w:val="0"/>
          <w:lang w:eastAsia="en-GB"/>
          <w14:ligatures w14:val="none"/>
        </w:rPr>
        <w:t>blaEC</w:t>
      </w:r>
      <w:proofErr w:type="spellEnd"/>
      <w:r w:rsidRPr="007E7FED">
        <w:rPr>
          <w:rFonts w:ascii="Times New Roman" w:eastAsia="Times New Roman" w:hAnsi="Times New Roman" w:cs="Times New Roman"/>
          <w:kern w:val="0"/>
          <w:lang w:eastAsia="en-GB"/>
          <w14:ligatures w14:val="none"/>
        </w:rPr>
        <w:t xml:space="preserve"> was absent in the </w:t>
      </w:r>
      <w:r w:rsidRPr="00C70B79">
        <w:rPr>
          <w:rFonts w:ascii="Times New Roman" w:eastAsia="Times New Roman" w:hAnsi="Times New Roman" w:cs="Times New Roman"/>
          <w:i/>
          <w:kern w:val="0"/>
          <w:lang w:eastAsia="en-GB"/>
          <w14:ligatures w14:val="none"/>
        </w:rPr>
        <w:t>E. coli</w:t>
      </w:r>
      <w:r w:rsidRPr="007E7FED">
        <w:rPr>
          <w:rFonts w:ascii="Times New Roman" w:eastAsia="Times New Roman" w:hAnsi="Times New Roman" w:cs="Times New Roman"/>
          <w:kern w:val="0"/>
          <w:lang w:eastAsia="en-GB"/>
          <w14:ligatures w14:val="none"/>
        </w:rPr>
        <w:t xml:space="preserve"> K12 strain, highlighting a potential difference in antibiotic resistance profiles among the strains.</w:t>
      </w:r>
      <w:r w:rsidR="006D1441">
        <w:rPr>
          <w:rFonts w:ascii="Times New Roman" w:eastAsia="Times New Roman" w:hAnsi="Times New Roman" w:cs="Times New Roman"/>
          <w:kern w:val="0"/>
          <w:lang w:eastAsia="en-GB"/>
          <w14:ligatures w14:val="none"/>
        </w:rPr>
        <w:t xml:space="preserve"> In Fig.3 </w:t>
      </w:r>
      <w:r w:rsidR="006D1441" w:rsidRPr="006D1441">
        <w:rPr>
          <w:rFonts w:ascii="Times New Roman" w:eastAsia="Times New Roman" w:hAnsi="Times New Roman" w:cs="Times New Roman"/>
          <w:kern w:val="0"/>
          <w:lang w:eastAsia="en-GB"/>
          <w14:ligatures w14:val="none"/>
        </w:rPr>
        <w:t xml:space="preserve">The </w:t>
      </w:r>
      <w:proofErr w:type="spellStart"/>
      <w:r w:rsidR="006D1441" w:rsidRPr="006D1441">
        <w:rPr>
          <w:rFonts w:ascii="Times New Roman" w:eastAsia="Times New Roman" w:hAnsi="Times New Roman" w:cs="Times New Roman"/>
          <w:b/>
          <w:bCs/>
          <w:kern w:val="0"/>
          <w:lang w:eastAsia="en-GB"/>
          <w14:ligatures w14:val="none"/>
        </w:rPr>
        <w:t>acrF</w:t>
      </w:r>
      <w:proofErr w:type="spellEnd"/>
      <w:r w:rsidR="006D1441" w:rsidRPr="006D1441">
        <w:rPr>
          <w:rFonts w:ascii="Times New Roman" w:eastAsia="Times New Roman" w:hAnsi="Times New Roman" w:cs="Times New Roman"/>
          <w:b/>
          <w:bCs/>
          <w:kern w:val="0"/>
          <w:lang w:eastAsia="en-GB"/>
          <w14:ligatures w14:val="none"/>
        </w:rPr>
        <w:t xml:space="preserve"> gene</w:t>
      </w:r>
      <w:r w:rsidR="006D1441" w:rsidRPr="006D1441">
        <w:rPr>
          <w:rFonts w:ascii="Times New Roman" w:eastAsia="Times New Roman" w:hAnsi="Times New Roman" w:cs="Times New Roman"/>
          <w:kern w:val="0"/>
          <w:lang w:eastAsia="en-GB"/>
          <w14:ligatures w14:val="none"/>
        </w:rPr>
        <w:t xml:space="preserve"> demonstrates higher structural stability (IDDT) and greater sequence coverage compared to the </w:t>
      </w:r>
      <w:proofErr w:type="spellStart"/>
      <w:r w:rsidR="006D1441" w:rsidRPr="006D1441">
        <w:rPr>
          <w:rFonts w:ascii="Times New Roman" w:eastAsia="Times New Roman" w:hAnsi="Times New Roman" w:cs="Times New Roman"/>
          <w:b/>
          <w:bCs/>
          <w:kern w:val="0"/>
          <w:lang w:eastAsia="en-GB"/>
          <w14:ligatures w14:val="none"/>
        </w:rPr>
        <w:t>emrD</w:t>
      </w:r>
      <w:proofErr w:type="spellEnd"/>
      <w:r w:rsidR="006D1441" w:rsidRPr="006D1441">
        <w:rPr>
          <w:rFonts w:ascii="Times New Roman" w:eastAsia="Times New Roman" w:hAnsi="Times New Roman" w:cs="Times New Roman"/>
          <w:b/>
          <w:bCs/>
          <w:kern w:val="0"/>
          <w:lang w:eastAsia="en-GB"/>
          <w14:ligatures w14:val="none"/>
        </w:rPr>
        <w:t xml:space="preserve"> gene</w:t>
      </w:r>
      <w:r w:rsidR="006D1441" w:rsidRPr="006D1441">
        <w:rPr>
          <w:rFonts w:ascii="Times New Roman" w:eastAsia="Times New Roman" w:hAnsi="Times New Roman" w:cs="Times New Roman"/>
          <w:kern w:val="0"/>
          <w:lang w:eastAsia="en-GB"/>
          <w14:ligatures w14:val="none"/>
        </w:rPr>
        <w:t xml:space="preserve">, suggesting better representation and more reliable predictions for </w:t>
      </w:r>
      <w:proofErr w:type="spellStart"/>
      <w:r w:rsidR="006D1441" w:rsidRPr="006D1441">
        <w:rPr>
          <w:rFonts w:ascii="Times New Roman" w:eastAsia="Times New Roman" w:hAnsi="Times New Roman" w:cs="Times New Roman"/>
          <w:b/>
          <w:bCs/>
          <w:kern w:val="0"/>
          <w:lang w:eastAsia="en-GB"/>
          <w14:ligatures w14:val="none"/>
        </w:rPr>
        <w:t>acrF</w:t>
      </w:r>
      <w:proofErr w:type="spellEnd"/>
      <w:r w:rsidR="006D1441" w:rsidRPr="006D1441">
        <w:rPr>
          <w:rFonts w:ascii="Times New Roman" w:eastAsia="Times New Roman" w:hAnsi="Times New Roman" w:cs="Times New Roman"/>
          <w:kern w:val="0"/>
          <w:lang w:eastAsia="en-GB"/>
          <w14:ligatures w14:val="none"/>
        </w:rPr>
        <w:t xml:space="preserve">. In contrast, </w:t>
      </w:r>
      <w:proofErr w:type="spellStart"/>
      <w:r w:rsidR="006D1441" w:rsidRPr="006D1441">
        <w:rPr>
          <w:rFonts w:ascii="Times New Roman" w:eastAsia="Times New Roman" w:hAnsi="Times New Roman" w:cs="Times New Roman"/>
          <w:b/>
          <w:bCs/>
          <w:kern w:val="0"/>
          <w:lang w:eastAsia="en-GB"/>
          <w14:ligatures w14:val="none"/>
        </w:rPr>
        <w:t>emrD</w:t>
      </w:r>
      <w:proofErr w:type="spellEnd"/>
      <w:r w:rsidR="006D1441" w:rsidRPr="006D1441">
        <w:rPr>
          <w:rFonts w:ascii="Times New Roman" w:eastAsia="Times New Roman" w:hAnsi="Times New Roman" w:cs="Times New Roman"/>
          <w:kern w:val="0"/>
          <w:lang w:eastAsia="en-GB"/>
          <w14:ligatures w14:val="none"/>
        </w:rPr>
        <w:t xml:space="preserve"> shows significant fluctuations in structural confidence and a sharp decline in coverage beyond position ~150, indicating potential challenges in </w:t>
      </w:r>
      <w:r w:rsidR="00C022DE" w:rsidRPr="00C022DE">
        <w:rPr>
          <w:rFonts w:ascii="Times New Roman" w:eastAsia="Times New Roman" w:hAnsi="Times New Roman" w:cs="Times New Roman"/>
          <w:kern w:val="0"/>
          <w:lang w:eastAsia="en-GB"/>
          <w14:ligatures w14:val="none"/>
        </w:rPr>
        <w:t>modelling</w:t>
      </w:r>
      <w:r w:rsidR="006D1441" w:rsidRPr="00C022DE">
        <w:rPr>
          <w:rFonts w:ascii="Times New Roman" w:eastAsia="Times New Roman" w:hAnsi="Times New Roman" w:cs="Times New Roman"/>
          <w:kern w:val="0"/>
          <w:lang w:eastAsia="en-GB"/>
          <w14:ligatures w14:val="none"/>
        </w:rPr>
        <w:t xml:space="preserve"> its structure or data incompleteness.</w:t>
      </w:r>
      <w:r w:rsidR="00650B94">
        <w:rPr>
          <w:color w:val="D13438"/>
          <w:u w:val="single"/>
        </w:rPr>
        <w:br/>
      </w:r>
      <w:r w:rsidR="00650B94">
        <w:rPr>
          <w:color w:val="D13438"/>
          <w:u w:val="single"/>
        </w:rPr>
        <w:br/>
      </w:r>
      <w:r w:rsidR="00650B94">
        <w:rPr>
          <w:noProof/>
          <w:color w:val="D13438"/>
        </w:rPr>
        <w:drawing>
          <wp:inline distT="0" distB="0" distL="0" distR="0" wp14:anchorId="64C45EF0" wp14:editId="5495C910">
            <wp:extent cx="5731510" cy="3223895"/>
            <wp:effectExtent l="0" t="0" r="2540" b="0"/>
            <wp:docPr id="1110269612" name="Picture 1"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69612" name="Picture 1" descr="A group of graphs and diagram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865F3A2" w14:textId="77777777" w:rsidR="006D1441" w:rsidRDefault="006D1441" w:rsidP="004543EF">
      <w:pPr>
        <w:pStyle w:val="NormalWeb"/>
        <w:rPr>
          <w:color w:val="D13438"/>
          <w:u w:val="single"/>
        </w:rPr>
      </w:pPr>
    </w:p>
    <w:p w14:paraId="4774EBE4" w14:textId="0BF8BCE2" w:rsidR="006D1441" w:rsidRDefault="008C36B4" w:rsidP="004543EF">
      <w:pPr>
        <w:pStyle w:val="NormalWeb"/>
        <w:rPr>
          <w:rFonts w:ascii="Abadi MT Condensed Light" w:hAnsi="Abadi MT Condensed Light"/>
        </w:rPr>
      </w:pPr>
      <w:r>
        <w:rPr>
          <w:rStyle w:val="Strong"/>
          <w:rFonts w:eastAsiaTheme="majorEastAsia"/>
        </w:rPr>
        <w:t>Fig</w:t>
      </w:r>
      <w:r w:rsidR="00690307">
        <w:rPr>
          <w:rStyle w:val="Strong"/>
          <w:rFonts w:eastAsiaTheme="majorEastAsia"/>
        </w:rPr>
        <w:t>.</w:t>
      </w:r>
      <w:proofErr w:type="gramStart"/>
      <w:r>
        <w:rPr>
          <w:rStyle w:val="Strong"/>
          <w:rFonts w:eastAsiaTheme="majorEastAsia"/>
        </w:rPr>
        <w:t>3</w:t>
      </w:r>
      <w:r w:rsidR="00690307">
        <w:rPr>
          <w:rStyle w:val="Strong"/>
          <w:rFonts w:eastAsiaTheme="majorEastAsia"/>
        </w:rPr>
        <w:t xml:space="preserve"> :</w:t>
      </w:r>
      <w:proofErr w:type="gramEnd"/>
      <w:r>
        <w:t xml:space="preserve"> </w:t>
      </w:r>
      <w:r w:rsidRPr="00C70B79">
        <w:rPr>
          <w:rFonts w:ascii="Abadi MT Condensed Light" w:hAnsi="Abadi MT Condensed Light"/>
        </w:rPr>
        <w:t xml:space="preserve">Graphical representation of predicted </w:t>
      </w:r>
      <w:r w:rsidRPr="00C70B79">
        <w:rPr>
          <w:rStyle w:val="Strong"/>
          <w:rFonts w:ascii="Abadi MT Condensed Light" w:eastAsiaTheme="majorEastAsia" w:hAnsi="Abadi MT Condensed Light"/>
        </w:rPr>
        <w:t>Intrinsic Disorder Tolerance (IDDT)</w:t>
      </w:r>
      <w:r w:rsidRPr="00C70B79">
        <w:rPr>
          <w:rFonts w:ascii="Abadi MT Condensed Light" w:hAnsi="Abadi MT Condensed Light"/>
        </w:rPr>
        <w:t xml:space="preserve"> and </w:t>
      </w:r>
      <w:r w:rsidRPr="00C70B79">
        <w:rPr>
          <w:rStyle w:val="Strong"/>
          <w:rFonts w:ascii="Abadi MT Condensed Light" w:eastAsiaTheme="majorEastAsia" w:hAnsi="Abadi MT Condensed Light"/>
        </w:rPr>
        <w:t>sequence coverage</w:t>
      </w:r>
      <w:r w:rsidRPr="00C70B79">
        <w:rPr>
          <w:rFonts w:ascii="Abadi MT Condensed Light" w:hAnsi="Abadi MT Condensed Light"/>
        </w:rPr>
        <w:t xml:space="preserve"> for antimicrobial resistance genes </w:t>
      </w:r>
      <w:proofErr w:type="spellStart"/>
      <w:r w:rsidRPr="00C70B79">
        <w:rPr>
          <w:rStyle w:val="Strong"/>
          <w:rFonts w:ascii="Abadi MT Condensed Light" w:eastAsiaTheme="majorEastAsia" w:hAnsi="Abadi MT Condensed Light"/>
        </w:rPr>
        <w:t>acrF</w:t>
      </w:r>
      <w:proofErr w:type="spellEnd"/>
      <w:r w:rsidRPr="00C70B79">
        <w:rPr>
          <w:rFonts w:ascii="Abadi MT Condensed Light" w:hAnsi="Abadi MT Condensed Light"/>
        </w:rPr>
        <w:t xml:space="preserve"> (A) and </w:t>
      </w:r>
      <w:proofErr w:type="spellStart"/>
      <w:r w:rsidRPr="00C70B79">
        <w:rPr>
          <w:rStyle w:val="Strong"/>
          <w:rFonts w:ascii="Abadi MT Condensed Light" w:eastAsiaTheme="majorEastAsia" w:hAnsi="Abadi MT Condensed Light"/>
        </w:rPr>
        <w:t>emrD</w:t>
      </w:r>
      <w:proofErr w:type="spellEnd"/>
      <w:r w:rsidRPr="00C70B79">
        <w:rPr>
          <w:rFonts w:ascii="Abadi MT Condensed Light" w:hAnsi="Abadi MT Condensed Light"/>
        </w:rPr>
        <w:t xml:space="preserve"> (B)</w:t>
      </w:r>
    </w:p>
    <w:p w14:paraId="336BC08E" w14:textId="77777777" w:rsidR="00690307" w:rsidRPr="00C70B79" w:rsidRDefault="00690307" w:rsidP="004543EF">
      <w:pPr>
        <w:pStyle w:val="NormalWeb"/>
        <w:rPr>
          <w:rFonts w:ascii="Abadi MT Condensed Light" w:hAnsi="Abadi MT Condensed Light"/>
          <w:color w:val="D13438"/>
        </w:rPr>
      </w:pPr>
    </w:p>
    <w:p w14:paraId="071C5081" w14:textId="77777777" w:rsidR="00FE54D5" w:rsidRPr="00C70B79" w:rsidRDefault="00FE54D5" w:rsidP="00FE54D5">
      <w:pPr>
        <w:rPr>
          <w:rFonts w:ascii="Aptos" w:eastAsia="Aptos" w:hAnsi="Aptos" w:cs="Aptos"/>
          <w:b/>
          <w:bCs/>
          <w:color w:val="D13438"/>
          <w:kern w:val="0"/>
          <w:sz w:val="40"/>
          <w:szCs w:val="40"/>
          <w:u w:val="single"/>
          <w:lang w:eastAsia="en-GB"/>
          <w14:ligatures w14:val="none"/>
        </w:rPr>
      </w:pPr>
      <w:r w:rsidRPr="00C70B79">
        <w:rPr>
          <w:b/>
          <w:bCs/>
          <w:sz w:val="40"/>
          <w:szCs w:val="40"/>
          <w:u w:val="single"/>
        </w:rPr>
        <w:t>Discussion</w:t>
      </w:r>
    </w:p>
    <w:p w14:paraId="644917F6" w14:textId="012AFEE8" w:rsidR="00FE54D5" w:rsidRDefault="00FE54D5" w:rsidP="00FE54D5">
      <w:pPr>
        <w:pStyle w:val="NormalWeb"/>
      </w:pPr>
      <w:r>
        <w:t xml:space="preserve">The results of this study offer significant insights into the genomic features and antimicrobial resistance profiles of </w:t>
      </w:r>
      <w:r>
        <w:rPr>
          <w:rStyle w:val="Emphasis"/>
          <w:rFonts w:eastAsiaTheme="majorEastAsia"/>
        </w:rPr>
        <w:t>E. coli</w:t>
      </w:r>
      <w:r>
        <w:t xml:space="preserve"> isolates GN3, GN6, and GN9. High-quality genome assemblies and comprehensive annotations reveal detailed information on both core and accessory genomes, highlighting key genes related to virulence, pathogenicity, and resistance. The identification of AMR genes, particularly in GN9, indicates adaptation to environmental pressures and contributes to the understanding of </w:t>
      </w:r>
      <w:r>
        <w:rPr>
          <w:rStyle w:val="Emphasis"/>
          <w:rFonts w:eastAsiaTheme="majorEastAsia"/>
        </w:rPr>
        <w:t>E. coli</w:t>
      </w:r>
      <w:r>
        <w:t xml:space="preserve"> evolution and resistance mechanisms. These findings have important implications for improving diagnostic and treatment strategies. Further investigations, including analysis of  virulence gene identification and experimental validation of resistance genes, will be crucial to comprehensively address the challenges posed by antimicrobial resistance.</w:t>
      </w:r>
    </w:p>
    <w:p w14:paraId="0432F578" w14:textId="77777777" w:rsidR="00235957" w:rsidRDefault="00235957" w:rsidP="001A0B22">
      <w:pPr>
        <w:pStyle w:val="NormalWeb"/>
        <w:rPr>
          <w:sz w:val="44"/>
          <w:szCs w:val="44"/>
        </w:rPr>
      </w:pPr>
    </w:p>
    <w:p w14:paraId="5501BF83" w14:textId="77777777" w:rsidR="00424AFC" w:rsidRDefault="00424AFC" w:rsidP="001A0B22">
      <w:pPr>
        <w:pStyle w:val="NormalWeb"/>
        <w:rPr>
          <w:sz w:val="44"/>
          <w:szCs w:val="44"/>
        </w:rPr>
      </w:pPr>
    </w:p>
    <w:p w14:paraId="38157F98" w14:textId="77777777" w:rsidR="00235957" w:rsidRDefault="00235957" w:rsidP="001A0B22">
      <w:pPr>
        <w:pStyle w:val="NormalWeb"/>
        <w:rPr>
          <w:sz w:val="44"/>
          <w:szCs w:val="44"/>
        </w:rPr>
      </w:pPr>
    </w:p>
    <w:p w14:paraId="74CD6D81" w14:textId="3E4314C9" w:rsidR="00424AFC" w:rsidRPr="00AB5CE9" w:rsidRDefault="00424AFC" w:rsidP="001A0B22">
      <w:pPr>
        <w:pStyle w:val="NormalWeb"/>
        <w:rPr>
          <w:rFonts w:asciiTheme="minorHAnsi" w:hAnsiTheme="minorHAnsi"/>
          <w:b/>
          <w:bCs/>
          <w:u w:val="single"/>
        </w:rPr>
      </w:pPr>
      <w:proofErr w:type="spellStart"/>
      <w:r w:rsidRPr="00AB5CE9">
        <w:rPr>
          <w:rFonts w:asciiTheme="minorHAnsi" w:hAnsiTheme="minorHAnsi"/>
          <w:b/>
          <w:bCs/>
          <w:u w:val="single"/>
        </w:rPr>
        <w:t>Referances</w:t>
      </w:r>
      <w:proofErr w:type="spellEnd"/>
    </w:p>
    <w:p w14:paraId="2CF06922" w14:textId="747B2879" w:rsidR="00AB5CE9" w:rsidRPr="00AB5CE9" w:rsidRDefault="00235957" w:rsidP="00AB5CE9">
      <w:pPr>
        <w:pStyle w:val="EndNoteBibliography"/>
        <w:spacing w:after="0"/>
        <w:ind w:left="720" w:hanging="720"/>
      </w:pPr>
      <w:r w:rsidRPr="00AB5CE9">
        <w:fldChar w:fldCharType="begin"/>
      </w:r>
      <w:r w:rsidRPr="00AB5CE9">
        <w:instrText xml:space="preserve"> ADDIN EN.REFLIST </w:instrText>
      </w:r>
      <w:r w:rsidRPr="00AB5CE9">
        <w:fldChar w:fldCharType="separate"/>
      </w:r>
      <w:r w:rsidR="00AB5CE9" w:rsidRPr="00AB5CE9">
        <w:t xml:space="preserve">ACDARBY. 2025. </w:t>
      </w:r>
      <w:r w:rsidR="00AB5CE9" w:rsidRPr="00AB5CE9">
        <w:rPr>
          <w:i/>
        </w:rPr>
        <w:t xml:space="preserve">LIFE_748 </w:t>
      </w:r>
      <w:r w:rsidR="00AB5CE9" w:rsidRPr="00AB5CE9">
        <w:t>[Online]. Available: [</w:t>
      </w:r>
      <w:hyperlink r:id="rId12" w:history="1">
        <w:r w:rsidR="00AB5CE9" w:rsidRPr="00AB5CE9">
          <w:rPr>
            <w:rStyle w:val="Hyperlink"/>
          </w:rPr>
          <w:t>https://github.com/acdarby/LIFE748/blob/main/conda_install.md</w:t>
        </w:r>
      </w:hyperlink>
      <w:r w:rsidR="00AB5CE9" w:rsidRPr="00AB5CE9">
        <w:t>] [Accessed 01-04-2025 2025].</w:t>
      </w:r>
    </w:p>
    <w:p w14:paraId="354E612F" w14:textId="5373A165" w:rsidR="00AB5CE9" w:rsidRPr="00AB5CE9" w:rsidRDefault="00AB5CE9" w:rsidP="00AB5CE9">
      <w:pPr>
        <w:pStyle w:val="EndNoteBibliography"/>
        <w:spacing w:after="0"/>
        <w:ind w:left="720" w:hanging="720"/>
      </w:pPr>
      <w:r w:rsidRPr="00AB5CE9">
        <w:t xml:space="preserve">ANDREWJPAGE. 2022. </w:t>
      </w:r>
      <w:r w:rsidRPr="00AB5CE9">
        <w:rPr>
          <w:i/>
        </w:rPr>
        <w:t xml:space="preserve">Roary </w:t>
      </w:r>
      <w:r w:rsidRPr="00AB5CE9">
        <w:t xml:space="preserve">[Online]. Available: </w:t>
      </w:r>
      <w:hyperlink r:id="rId13" w:history="1">
        <w:r w:rsidRPr="00AB5CE9">
          <w:rPr>
            <w:rStyle w:val="Hyperlink"/>
          </w:rPr>
          <w:t>https://github.com/sanger-pathogens/Roary</w:t>
        </w:r>
      </w:hyperlink>
      <w:r w:rsidRPr="00AB5CE9">
        <w:t xml:space="preserve"> [Accessed 01-04-2025 2025].</w:t>
      </w:r>
    </w:p>
    <w:p w14:paraId="263F6437" w14:textId="77777777" w:rsidR="00AB5CE9" w:rsidRPr="00AB5CE9" w:rsidRDefault="00AB5CE9" w:rsidP="00AB5CE9">
      <w:pPr>
        <w:pStyle w:val="EndNoteBibliography"/>
        <w:spacing w:after="0"/>
        <w:ind w:left="720" w:hanging="720"/>
      </w:pPr>
      <w:r w:rsidRPr="00AB5CE9">
        <w:t xml:space="preserve">GERALD TEGHA1​, EMILY J. CICCONE2​,†ORCID ICON, ROBERT KRYSIAK1​, JAMES KAPHATIKA1​, TARSIZIO CHIKAONDA1​, ISAAC NDHLOVU3​, DAVID VAN DUIN2​ORCID ICON, IRVING HOFFMAN2​, JONATHAN J. JULIANO2​,4​,5​,‡ORCID ICON AND JEREMY WANG6​,‡ORCID ICON 2020. Genomic epidemiology of Escherichia coli isolates from a tertiary referral center in Lilongwe, Malawi. </w:t>
      </w:r>
      <w:r w:rsidRPr="00AB5CE9">
        <w:rPr>
          <w:i/>
        </w:rPr>
        <w:t>Microbiology society</w:t>
      </w:r>
      <w:r w:rsidRPr="00AB5CE9">
        <w:t>.</w:t>
      </w:r>
    </w:p>
    <w:p w14:paraId="102EBB54" w14:textId="77777777" w:rsidR="00AB5CE9" w:rsidRPr="00AB5CE9" w:rsidRDefault="00AB5CE9" w:rsidP="00AB5CE9">
      <w:pPr>
        <w:pStyle w:val="EndNoteBibliography"/>
        <w:spacing w:after="0"/>
        <w:ind w:left="720" w:hanging="720"/>
        <w:rPr>
          <w:i/>
        </w:rPr>
      </w:pPr>
      <w:r w:rsidRPr="00AB5CE9">
        <w:t xml:space="preserve">HAIHONG HAN, W. L., JIKAI LIU, XIAOAI ZHANG, XIANG HUO, YONG SUN, JIANCAI CHEN, RUYUE FAN, JING ZHANG, YONG CHEN, HONGXIA YANG, SHUAI CHEN, YANFEN LI, DONGMEI TAN, XUEMIN MA, PENGHUI FAN, SHAOFEI YAN &amp; YUNCHANG GUO 2024. Seven-year overview of antimicrobial resistance in diarrheagenic Escherichia coli from sporadic human diarrhea cases in 20 Chinese provinces. </w:t>
      </w:r>
      <w:r w:rsidRPr="00AB5CE9">
        <w:rPr>
          <w:i/>
        </w:rPr>
        <w:t xml:space="preserve">Springer Nature </w:t>
      </w:r>
    </w:p>
    <w:p w14:paraId="6A35B856" w14:textId="77777777" w:rsidR="00AB5CE9" w:rsidRPr="00AB5CE9" w:rsidRDefault="00AB5CE9" w:rsidP="00AB5CE9">
      <w:pPr>
        <w:pStyle w:val="EndNoteBibliography"/>
        <w:spacing w:after="0"/>
        <w:ind w:left="720" w:hanging="720"/>
        <w:rPr>
          <w:i/>
        </w:rPr>
      </w:pPr>
      <w:r w:rsidRPr="00AB5CE9">
        <w:t xml:space="preserve">KOONIN EV, G. M. 2003. </w:t>
      </w:r>
      <w:r w:rsidRPr="00AB5CE9">
        <w:rPr>
          <w:i/>
        </w:rPr>
        <w:t>Sequence - Evolution - Function: Computational Approaches in Comparative Genomics.</w:t>
      </w:r>
    </w:p>
    <w:p w14:paraId="1FC9DB43" w14:textId="1D65BC81" w:rsidR="00AB5CE9" w:rsidRPr="00AB5CE9" w:rsidRDefault="00AB5CE9" w:rsidP="00AB5CE9">
      <w:pPr>
        <w:pStyle w:val="EndNoteBibliography"/>
        <w:spacing w:after="0"/>
        <w:ind w:left="720" w:hanging="720"/>
      </w:pPr>
      <w:r w:rsidRPr="00AB5CE9">
        <w:t xml:space="preserve">NCBI. </w:t>
      </w:r>
      <w:r w:rsidRPr="00AB5CE9">
        <w:rPr>
          <w:i/>
        </w:rPr>
        <w:t xml:space="preserve">AMRFinderPlus </w:t>
      </w:r>
      <w:r w:rsidRPr="00AB5CE9">
        <w:t xml:space="preserve">[Online]. Available: </w:t>
      </w:r>
      <w:hyperlink r:id="rId14" w:history="1">
        <w:r w:rsidRPr="00AB5CE9">
          <w:rPr>
            <w:rStyle w:val="Hyperlink"/>
          </w:rPr>
          <w:t>https://www.ncbi.nlm.nih.gov/pathogens/antimicrobial-resistance/AMRFinder/</w:t>
        </w:r>
      </w:hyperlink>
      <w:r w:rsidRPr="00AB5CE9">
        <w:t xml:space="preserve"> [Accessed 01-04-2025 2025].</w:t>
      </w:r>
    </w:p>
    <w:p w14:paraId="4FF38E02" w14:textId="77777777" w:rsidR="00AB5CE9" w:rsidRPr="00AB5CE9" w:rsidRDefault="00AB5CE9" w:rsidP="00AB5CE9">
      <w:pPr>
        <w:pStyle w:val="EndNoteBibliography"/>
        <w:ind w:left="720" w:hanging="720"/>
        <w:rPr>
          <w:i/>
        </w:rPr>
      </w:pPr>
      <w:r w:rsidRPr="00AB5CE9">
        <w:t xml:space="preserve">PACBIO. </w:t>
      </w:r>
      <w:r w:rsidRPr="00AB5CE9">
        <w:rPr>
          <w:i/>
        </w:rPr>
        <w:t>Library prep + barcoding kits</w:t>
      </w:r>
    </w:p>
    <w:p w14:paraId="6B52F033" w14:textId="76CA00E8" w:rsidR="00AB5CE9" w:rsidRPr="00AB5CE9" w:rsidRDefault="00AB5CE9" w:rsidP="00AB5CE9">
      <w:pPr>
        <w:pStyle w:val="EndNoteBibliography"/>
        <w:spacing w:after="0"/>
        <w:ind w:left="720" w:hanging="720"/>
      </w:pPr>
      <w:r w:rsidRPr="00AB5CE9">
        <w:rPr>
          <w:i/>
        </w:rPr>
        <w:t xml:space="preserve">Reagent kits for preparing HiFi and Onso sequencing libraries </w:t>
      </w:r>
      <w:r w:rsidRPr="00AB5CE9">
        <w:t>[Online]. Available: [</w:t>
      </w:r>
      <w:hyperlink r:id="rId15" w:history="1">
        <w:r w:rsidRPr="00AB5CE9">
          <w:rPr>
            <w:rStyle w:val="Hyperlink"/>
          </w:rPr>
          <w:t>https://www.pacb.com/products-and-services/consumables/library-prep-and-barcoding-kits/Links</w:t>
        </w:r>
      </w:hyperlink>
      <w:r w:rsidRPr="00AB5CE9">
        <w:t xml:space="preserve"> to an external site.] [Accessed 01-04-2025 2025].</w:t>
      </w:r>
    </w:p>
    <w:p w14:paraId="398C9853" w14:textId="51498074" w:rsidR="00AB5CE9" w:rsidRPr="00AB5CE9" w:rsidRDefault="00AB5CE9" w:rsidP="00AB5CE9">
      <w:pPr>
        <w:pStyle w:val="EndNoteBibliography"/>
        <w:spacing w:after="0"/>
        <w:ind w:left="720" w:hanging="720"/>
      </w:pPr>
      <w:r w:rsidRPr="00AB5CE9">
        <w:t xml:space="preserve">QIAGEN. 2024. </w:t>
      </w:r>
      <w:r w:rsidRPr="00AB5CE9">
        <w:rPr>
          <w:i/>
        </w:rPr>
        <w:t xml:space="preserve">DNA Purification </w:t>
      </w:r>
      <w:r w:rsidRPr="00AB5CE9">
        <w:t>[Online]. Available: [</w:t>
      </w:r>
      <w:hyperlink r:id="rId16" w:history="1">
        <w:r w:rsidRPr="00AB5CE9">
          <w:rPr>
            <w:rStyle w:val="Hyperlink"/>
          </w:rPr>
          <w:t>https://www.qiagen.com/us/products/discovery-and-translational-research/dna-rna-purification/dna-purification/microbial-dna/dneasy-powermax-soil-kitLinks</w:t>
        </w:r>
      </w:hyperlink>
      <w:r w:rsidRPr="00AB5CE9">
        <w:t xml:space="preserve"> to an external site.] [Accessed 01-04-2025 2025].</w:t>
      </w:r>
    </w:p>
    <w:p w14:paraId="4142F275" w14:textId="77777777" w:rsidR="00AB5CE9" w:rsidRPr="00AB5CE9" w:rsidRDefault="00AB5CE9" w:rsidP="00AB5CE9">
      <w:pPr>
        <w:pStyle w:val="EndNoteBibliography"/>
        <w:spacing w:after="0"/>
        <w:ind w:left="720" w:hanging="720"/>
        <w:rPr>
          <w:i/>
        </w:rPr>
      </w:pPr>
      <w:r w:rsidRPr="00AB5CE9">
        <w:t xml:space="preserve">ROBERT SCHMIEDER, R. E. 2011. Quality control and preprocessing of metagenomic datasets </w:t>
      </w:r>
      <w:r w:rsidRPr="00AB5CE9">
        <w:rPr>
          <w:i/>
        </w:rPr>
        <w:t>Oxford academic.</w:t>
      </w:r>
    </w:p>
    <w:p w14:paraId="2E31D16E" w14:textId="32CB52EB" w:rsidR="00AB5CE9" w:rsidRPr="00AB5CE9" w:rsidRDefault="00AB5CE9" w:rsidP="00AB5CE9">
      <w:pPr>
        <w:pStyle w:val="EndNoteBibliography"/>
        <w:spacing w:after="0"/>
        <w:ind w:left="720" w:hanging="720"/>
      </w:pPr>
      <w:r w:rsidRPr="00AB5CE9">
        <w:t xml:space="preserve">SHAW, E. 2024. </w:t>
      </w:r>
      <w:r w:rsidRPr="00AB5CE9">
        <w:rPr>
          <w:i/>
        </w:rPr>
        <w:t xml:space="preserve">ubuntu.com codebase </w:t>
      </w:r>
      <w:r w:rsidRPr="00AB5CE9">
        <w:t xml:space="preserve">[Online]. Available: </w:t>
      </w:r>
      <w:hyperlink r:id="rId17" w:history="1">
        <w:r w:rsidRPr="00AB5CE9">
          <w:rPr>
            <w:rStyle w:val="Hyperlink"/>
          </w:rPr>
          <w:t>https://github.com/canonical/ubuntu.com</w:t>
        </w:r>
      </w:hyperlink>
      <w:r w:rsidRPr="00AB5CE9">
        <w:t xml:space="preserve"> [Accessed 01-04-2025].</w:t>
      </w:r>
    </w:p>
    <w:p w14:paraId="4F455316" w14:textId="4EF4BF30" w:rsidR="00AB5CE9" w:rsidRPr="00AB5CE9" w:rsidRDefault="00AB5CE9" w:rsidP="00AB5CE9">
      <w:pPr>
        <w:pStyle w:val="EndNoteBibliography"/>
        <w:spacing w:after="0"/>
        <w:ind w:left="720" w:hanging="720"/>
      </w:pPr>
      <w:r w:rsidRPr="00AB5CE9">
        <w:t xml:space="preserve">TONKIN-HILL, G. 2025. </w:t>
      </w:r>
      <w:r w:rsidRPr="00AB5CE9">
        <w:rPr>
          <w:i/>
        </w:rPr>
        <w:t xml:space="preserve">Panaroo </w:t>
      </w:r>
      <w:r w:rsidRPr="00AB5CE9">
        <w:t xml:space="preserve">[Online]. Available: </w:t>
      </w:r>
      <w:hyperlink r:id="rId18" w:history="1">
        <w:r w:rsidRPr="00AB5CE9">
          <w:rPr>
            <w:rStyle w:val="Hyperlink"/>
          </w:rPr>
          <w:t>https://github.com/gtonkinhill/panaroo/tree/master/docs</w:t>
        </w:r>
      </w:hyperlink>
      <w:r w:rsidRPr="00AB5CE9">
        <w:t xml:space="preserve"> [Accessed 01-03-2025].</w:t>
      </w:r>
    </w:p>
    <w:p w14:paraId="2D2F2535" w14:textId="77777777" w:rsidR="00AB5CE9" w:rsidRPr="00AB5CE9" w:rsidRDefault="00AB5CE9" w:rsidP="00AB5CE9">
      <w:pPr>
        <w:pStyle w:val="EndNoteBibliography"/>
        <w:spacing w:after="0"/>
        <w:ind w:left="720" w:hanging="720"/>
      </w:pPr>
      <w:r w:rsidRPr="00AB5CE9">
        <w:t>W R PEARSON , D. J. L. Improved tools for biological sequence comparison.</w:t>
      </w:r>
    </w:p>
    <w:p w14:paraId="1BEEA6E9" w14:textId="77777777" w:rsidR="00AB5CE9" w:rsidRPr="00AB5CE9" w:rsidRDefault="00AB5CE9" w:rsidP="00AB5CE9">
      <w:pPr>
        <w:pStyle w:val="EndNoteBibliography"/>
        <w:ind w:left="720" w:hanging="720"/>
      </w:pPr>
      <w:r w:rsidRPr="00AB5CE9">
        <w:t>YAN GUO, Y. S., LIMIN JIANG, YU CHEN, MICHELE CECCARELLI, MIN GAO &amp; ZECHEN CHONG 2025. A detailed guide to assessing genome assembly based on long-read sequencing data using Inspector.</w:t>
      </w:r>
    </w:p>
    <w:p w14:paraId="50C66F5F" w14:textId="150DA3B3" w:rsidR="00DF337B" w:rsidRPr="00A528BE" w:rsidRDefault="00235957" w:rsidP="001A0B22">
      <w:pPr>
        <w:pStyle w:val="NormalWeb"/>
      </w:pPr>
      <w:r w:rsidRPr="00AB5CE9">
        <w:fldChar w:fldCharType="end"/>
      </w:r>
    </w:p>
    <w:sectPr w:rsidR="00DF337B" w:rsidRPr="00A528BE">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B6599" w14:textId="77777777" w:rsidR="002011B5" w:rsidRDefault="002011B5" w:rsidP="0010255C">
      <w:pPr>
        <w:spacing w:after="0" w:line="240" w:lineRule="auto"/>
      </w:pPr>
      <w:r>
        <w:separator/>
      </w:r>
    </w:p>
  </w:endnote>
  <w:endnote w:type="continuationSeparator" w:id="0">
    <w:p w14:paraId="5BC30184" w14:textId="77777777" w:rsidR="002011B5" w:rsidRDefault="002011B5" w:rsidP="0010255C">
      <w:pPr>
        <w:spacing w:after="0" w:line="240" w:lineRule="auto"/>
      </w:pPr>
      <w:r>
        <w:continuationSeparator/>
      </w:r>
    </w:p>
  </w:endnote>
  <w:endnote w:type="continuationNotice" w:id="1">
    <w:p w14:paraId="12990E57" w14:textId="77777777" w:rsidR="002011B5" w:rsidRDefault="002011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Abadi MT Condensed Light">
    <w:altName w:val="Calibri"/>
    <w:charset w:val="4D"/>
    <w:family w:val="swiss"/>
    <w:pitch w:val="variable"/>
    <w:sig w:usb0="00000003" w:usb1="00000000" w:usb2="00000000" w:usb3="00000000" w:csb0="00000001"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399F3B8" w14:paraId="2B4ACF00" w14:textId="77777777" w:rsidTr="00BF0B5F">
      <w:trPr>
        <w:trHeight w:val="300"/>
      </w:trPr>
      <w:tc>
        <w:tcPr>
          <w:tcW w:w="3005" w:type="dxa"/>
        </w:tcPr>
        <w:p w14:paraId="1FF17EA7" w14:textId="74C02181" w:rsidR="2399F3B8" w:rsidRDefault="2399F3B8" w:rsidP="516B71D3"/>
      </w:tc>
      <w:tc>
        <w:tcPr>
          <w:tcW w:w="3005" w:type="dxa"/>
        </w:tcPr>
        <w:p w14:paraId="6C1EBE73" w14:textId="6FC66945" w:rsidR="2399F3B8" w:rsidRDefault="2399F3B8" w:rsidP="00BF0B5F">
          <w:pPr>
            <w:jc w:val="center"/>
          </w:pPr>
        </w:p>
      </w:tc>
      <w:tc>
        <w:tcPr>
          <w:tcW w:w="3005" w:type="dxa"/>
        </w:tcPr>
        <w:p w14:paraId="3F522C94" w14:textId="62B63689" w:rsidR="2399F3B8" w:rsidRDefault="2399F3B8" w:rsidP="00BF0B5F">
          <w:pPr>
            <w:ind w:right="-115"/>
            <w:jc w:val="right"/>
          </w:pPr>
        </w:p>
      </w:tc>
    </w:tr>
  </w:tbl>
  <w:p w14:paraId="38E74FB4" w14:textId="19514C44" w:rsidR="0010255C" w:rsidRDefault="0010255C" w:rsidP="2399F3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4A6C9" w14:textId="77777777" w:rsidR="002011B5" w:rsidRDefault="002011B5" w:rsidP="0010255C">
      <w:pPr>
        <w:spacing w:after="0" w:line="240" w:lineRule="auto"/>
      </w:pPr>
      <w:r>
        <w:separator/>
      </w:r>
    </w:p>
  </w:footnote>
  <w:footnote w:type="continuationSeparator" w:id="0">
    <w:p w14:paraId="5BEC2F86" w14:textId="77777777" w:rsidR="002011B5" w:rsidRDefault="002011B5" w:rsidP="0010255C">
      <w:pPr>
        <w:spacing w:after="0" w:line="240" w:lineRule="auto"/>
      </w:pPr>
      <w:r>
        <w:continuationSeparator/>
      </w:r>
    </w:p>
  </w:footnote>
  <w:footnote w:type="continuationNotice" w:id="1">
    <w:p w14:paraId="753EA09B" w14:textId="77777777" w:rsidR="002011B5" w:rsidRDefault="002011B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F0F"/>
    <w:multiLevelType w:val="multilevel"/>
    <w:tmpl w:val="8E9C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1A14"/>
    <w:multiLevelType w:val="multilevel"/>
    <w:tmpl w:val="32A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61973"/>
    <w:multiLevelType w:val="multilevel"/>
    <w:tmpl w:val="F27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552D"/>
    <w:multiLevelType w:val="multilevel"/>
    <w:tmpl w:val="E0A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03BF8"/>
    <w:multiLevelType w:val="multilevel"/>
    <w:tmpl w:val="B67C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0168D"/>
    <w:multiLevelType w:val="multilevel"/>
    <w:tmpl w:val="90F4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D16BC"/>
    <w:multiLevelType w:val="multilevel"/>
    <w:tmpl w:val="B52A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F0AA9"/>
    <w:multiLevelType w:val="multilevel"/>
    <w:tmpl w:val="6804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D4E62"/>
    <w:multiLevelType w:val="multilevel"/>
    <w:tmpl w:val="A3CE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9210F"/>
    <w:multiLevelType w:val="multilevel"/>
    <w:tmpl w:val="C37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E32C9"/>
    <w:multiLevelType w:val="multilevel"/>
    <w:tmpl w:val="0B2E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77E20"/>
    <w:multiLevelType w:val="multilevel"/>
    <w:tmpl w:val="ECB8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16296"/>
    <w:multiLevelType w:val="multilevel"/>
    <w:tmpl w:val="BEC4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E5810"/>
    <w:multiLevelType w:val="multilevel"/>
    <w:tmpl w:val="405A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F79C4"/>
    <w:multiLevelType w:val="multilevel"/>
    <w:tmpl w:val="6FEE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101CB"/>
    <w:multiLevelType w:val="multilevel"/>
    <w:tmpl w:val="D69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55AEE"/>
    <w:multiLevelType w:val="multilevel"/>
    <w:tmpl w:val="6A6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D2563"/>
    <w:multiLevelType w:val="multilevel"/>
    <w:tmpl w:val="1A90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F32D0"/>
    <w:multiLevelType w:val="multilevel"/>
    <w:tmpl w:val="223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B4567"/>
    <w:multiLevelType w:val="multilevel"/>
    <w:tmpl w:val="735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F0791"/>
    <w:multiLevelType w:val="multilevel"/>
    <w:tmpl w:val="F6A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80116"/>
    <w:multiLevelType w:val="multilevel"/>
    <w:tmpl w:val="CBE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F2F54"/>
    <w:multiLevelType w:val="multilevel"/>
    <w:tmpl w:val="C1A2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A32E6"/>
    <w:multiLevelType w:val="multilevel"/>
    <w:tmpl w:val="C9E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24060"/>
    <w:multiLevelType w:val="multilevel"/>
    <w:tmpl w:val="A4A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E6178"/>
    <w:multiLevelType w:val="multilevel"/>
    <w:tmpl w:val="0A4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46629"/>
    <w:multiLevelType w:val="multilevel"/>
    <w:tmpl w:val="0346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94F34"/>
    <w:multiLevelType w:val="multilevel"/>
    <w:tmpl w:val="62CC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6606D8"/>
    <w:multiLevelType w:val="multilevel"/>
    <w:tmpl w:val="9028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913F0"/>
    <w:multiLevelType w:val="multilevel"/>
    <w:tmpl w:val="0A26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651A8"/>
    <w:multiLevelType w:val="multilevel"/>
    <w:tmpl w:val="D3CE1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C4A16"/>
    <w:multiLevelType w:val="multilevel"/>
    <w:tmpl w:val="F6A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C5B3E"/>
    <w:multiLevelType w:val="multilevel"/>
    <w:tmpl w:val="4D00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F92FEF"/>
    <w:multiLevelType w:val="multilevel"/>
    <w:tmpl w:val="51D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04C1E"/>
    <w:multiLevelType w:val="multilevel"/>
    <w:tmpl w:val="BD3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BB04D3"/>
    <w:multiLevelType w:val="multilevel"/>
    <w:tmpl w:val="7D54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A6162C"/>
    <w:multiLevelType w:val="multilevel"/>
    <w:tmpl w:val="8E60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5E4A69"/>
    <w:multiLevelType w:val="multilevel"/>
    <w:tmpl w:val="DA6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F2A95"/>
    <w:multiLevelType w:val="multilevel"/>
    <w:tmpl w:val="A5541F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03669C"/>
    <w:multiLevelType w:val="multilevel"/>
    <w:tmpl w:val="8B20B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8D521E"/>
    <w:multiLevelType w:val="multilevel"/>
    <w:tmpl w:val="3D90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25A6E"/>
    <w:multiLevelType w:val="multilevel"/>
    <w:tmpl w:val="E68C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5A56A8"/>
    <w:multiLevelType w:val="multilevel"/>
    <w:tmpl w:val="40845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821118"/>
    <w:multiLevelType w:val="multilevel"/>
    <w:tmpl w:val="D6EA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F67462"/>
    <w:multiLevelType w:val="multilevel"/>
    <w:tmpl w:val="5EB6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577826">
    <w:abstractNumId w:val="30"/>
  </w:num>
  <w:num w:numId="2" w16cid:durableId="1049768766">
    <w:abstractNumId w:val="8"/>
  </w:num>
  <w:num w:numId="3" w16cid:durableId="894581026">
    <w:abstractNumId w:val="11"/>
  </w:num>
  <w:num w:numId="4" w16cid:durableId="694691216">
    <w:abstractNumId w:val="44"/>
  </w:num>
  <w:num w:numId="5" w16cid:durableId="983241644">
    <w:abstractNumId w:val="16"/>
  </w:num>
  <w:num w:numId="6" w16cid:durableId="609580772">
    <w:abstractNumId w:val="29"/>
  </w:num>
  <w:num w:numId="7" w16cid:durableId="34619747">
    <w:abstractNumId w:val="28"/>
  </w:num>
  <w:num w:numId="8" w16cid:durableId="883444971">
    <w:abstractNumId w:val="13"/>
  </w:num>
  <w:num w:numId="9" w16cid:durableId="1970239431">
    <w:abstractNumId w:val="4"/>
  </w:num>
  <w:num w:numId="10" w16cid:durableId="2018266824">
    <w:abstractNumId w:val="31"/>
  </w:num>
  <w:num w:numId="11" w16cid:durableId="1519733419">
    <w:abstractNumId w:val="5"/>
  </w:num>
  <w:num w:numId="12" w16cid:durableId="1545943640">
    <w:abstractNumId w:val="27"/>
  </w:num>
  <w:num w:numId="13" w16cid:durableId="1257982699">
    <w:abstractNumId w:val="43"/>
  </w:num>
  <w:num w:numId="14" w16cid:durableId="78214463">
    <w:abstractNumId w:val="32"/>
  </w:num>
  <w:num w:numId="15" w16cid:durableId="1847011244">
    <w:abstractNumId w:val="20"/>
  </w:num>
  <w:num w:numId="16" w16cid:durableId="1738163217">
    <w:abstractNumId w:val="17"/>
  </w:num>
  <w:num w:numId="17" w16cid:durableId="1882592217">
    <w:abstractNumId w:val="2"/>
  </w:num>
  <w:num w:numId="18" w16cid:durableId="332999655">
    <w:abstractNumId w:val="3"/>
  </w:num>
  <w:num w:numId="19" w16cid:durableId="1785344894">
    <w:abstractNumId w:val="36"/>
  </w:num>
  <w:num w:numId="20" w16cid:durableId="994453814">
    <w:abstractNumId w:val="7"/>
  </w:num>
  <w:num w:numId="21" w16cid:durableId="1427965228">
    <w:abstractNumId w:val="15"/>
  </w:num>
  <w:num w:numId="22" w16cid:durableId="1679306449">
    <w:abstractNumId w:val="10"/>
  </w:num>
  <w:num w:numId="23" w16cid:durableId="609437100">
    <w:abstractNumId w:val="19"/>
  </w:num>
  <w:num w:numId="24" w16cid:durableId="337542245">
    <w:abstractNumId w:val="6"/>
  </w:num>
  <w:num w:numId="25" w16cid:durableId="404576157">
    <w:abstractNumId w:val="38"/>
  </w:num>
  <w:num w:numId="26" w16cid:durableId="1430351309">
    <w:abstractNumId w:val="34"/>
  </w:num>
  <w:num w:numId="27" w16cid:durableId="709109504">
    <w:abstractNumId w:val="21"/>
  </w:num>
  <w:num w:numId="28" w16cid:durableId="299892764">
    <w:abstractNumId w:val="0"/>
  </w:num>
  <w:num w:numId="29" w16cid:durableId="7027269">
    <w:abstractNumId w:val="35"/>
  </w:num>
  <w:num w:numId="30" w16cid:durableId="636374188">
    <w:abstractNumId w:val="14"/>
  </w:num>
  <w:num w:numId="31" w16cid:durableId="1559785168">
    <w:abstractNumId w:val="18"/>
  </w:num>
  <w:num w:numId="32" w16cid:durableId="1374382469">
    <w:abstractNumId w:val="33"/>
  </w:num>
  <w:num w:numId="33" w16cid:durableId="330915914">
    <w:abstractNumId w:val="24"/>
  </w:num>
  <w:num w:numId="34" w16cid:durableId="254940234">
    <w:abstractNumId w:val="23"/>
  </w:num>
  <w:num w:numId="35" w16cid:durableId="1493253132">
    <w:abstractNumId w:val="9"/>
  </w:num>
  <w:num w:numId="36" w16cid:durableId="895168536">
    <w:abstractNumId w:val="26"/>
  </w:num>
  <w:num w:numId="37" w16cid:durableId="1656766138">
    <w:abstractNumId w:val="22"/>
  </w:num>
  <w:num w:numId="38" w16cid:durableId="1786268125">
    <w:abstractNumId w:val="12"/>
  </w:num>
  <w:num w:numId="39" w16cid:durableId="953439197">
    <w:abstractNumId w:val="37"/>
  </w:num>
  <w:num w:numId="40" w16cid:durableId="1142187414">
    <w:abstractNumId w:val="1"/>
  </w:num>
  <w:num w:numId="41" w16cid:durableId="235211325">
    <w:abstractNumId w:val="40"/>
  </w:num>
  <w:num w:numId="42" w16cid:durableId="2134866235">
    <w:abstractNumId w:val="41"/>
  </w:num>
  <w:num w:numId="43" w16cid:durableId="943732344">
    <w:abstractNumId w:val="39"/>
  </w:num>
  <w:num w:numId="44" w16cid:durableId="150752248">
    <w:abstractNumId w:val="42"/>
  </w:num>
  <w:num w:numId="45" w16cid:durableId="13147245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zpasv996setz4e0vx0xzp062wde5vv2ftae&quot;&gt;AMR&lt;record-ids&gt;&lt;item&gt;1&lt;/item&gt;&lt;item&gt;2&lt;/item&gt;&lt;item&gt;3&lt;/item&gt;&lt;item&gt;4&lt;/item&gt;&lt;item&gt;5&lt;/item&gt;&lt;item&gt;6&lt;/item&gt;&lt;item&gt;7&lt;/item&gt;&lt;item&gt;8&lt;/item&gt;&lt;item&gt;9&lt;/item&gt;&lt;item&gt;10&lt;/item&gt;&lt;item&gt;11&lt;/item&gt;&lt;item&gt;12&lt;/item&gt;&lt;item&gt;13&lt;/item&gt;&lt;/record-ids&gt;&lt;/item&gt;&lt;/Libraries&gt;"/>
  </w:docVars>
  <w:rsids>
    <w:rsidRoot w:val="00DF337B"/>
    <w:rsid w:val="00000F8C"/>
    <w:rsid w:val="00001D26"/>
    <w:rsid w:val="000101FB"/>
    <w:rsid w:val="000150C2"/>
    <w:rsid w:val="0002335D"/>
    <w:rsid w:val="00024C55"/>
    <w:rsid w:val="00030090"/>
    <w:rsid w:val="000352CB"/>
    <w:rsid w:val="000360C9"/>
    <w:rsid w:val="00041FE2"/>
    <w:rsid w:val="00044BEB"/>
    <w:rsid w:val="00047A25"/>
    <w:rsid w:val="000535C9"/>
    <w:rsid w:val="00053667"/>
    <w:rsid w:val="0005516F"/>
    <w:rsid w:val="000556FB"/>
    <w:rsid w:val="00060B47"/>
    <w:rsid w:val="00061F4E"/>
    <w:rsid w:val="000652EE"/>
    <w:rsid w:val="000653AE"/>
    <w:rsid w:val="000658D0"/>
    <w:rsid w:val="000670FF"/>
    <w:rsid w:val="00070EEB"/>
    <w:rsid w:val="000766B4"/>
    <w:rsid w:val="00080E86"/>
    <w:rsid w:val="0008431A"/>
    <w:rsid w:val="00087235"/>
    <w:rsid w:val="00096EAF"/>
    <w:rsid w:val="000A1786"/>
    <w:rsid w:val="000A1A18"/>
    <w:rsid w:val="000A5CC4"/>
    <w:rsid w:val="000B559A"/>
    <w:rsid w:val="000B5A6C"/>
    <w:rsid w:val="000B76F6"/>
    <w:rsid w:val="000C3983"/>
    <w:rsid w:val="000C5C8D"/>
    <w:rsid w:val="000C5CB3"/>
    <w:rsid w:val="000D0920"/>
    <w:rsid w:val="000D09F7"/>
    <w:rsid w:val="000D6B64"/>
    <w:rsid w:val="000D771D"/>
    <w:rsid w:val="000E3B91"/>
    <w:rsid w:val="000E3DA2"/>
    <w:rsid w:val="000E540F"/>
    <w:rsid w:val="000E73C7"/>
    <w:rsid w:val="000F15BD"/>
    <w:rsid w:val="001005CA"/>
    <w:rsid w:val="0010255C"/>
    <w:rsid w:val="00103360"/>
    <w:rsid w:val="0010570A"/>
    <w:rsid w:val="00105855"/>
    <w:rsid w:val="00106C8F"/>
    <w:rsid w:val="001079C3"/>
    <w:rsid w:val="00110466"/>
    <w:rsid w:val="001135FC"/>
    <w:rsid w:val="00113B3D"/>
    <w:rsid w:val="00121C5A"/>
    <w:rsid w:val="00130D3A"/>
    <w:rsid w:val="00131C39"/>
    <w:rsid w:val="00132002"/>
    <w:rsid w:val="00136687"/>
    <w:rsid w:val="00136B61"/>
    <w:rsid w:val="00142001"/>
    <w:rsid w:val="00143708"/>
    <w:rsid w:val="0014464F"/>
    <w:rsid w:val="00147E1F"/>
    <w:rsid w:val="00155690"/>
    <w:rsid w:val="00157871"/>
    <w:rsid w:val="00162D63"/>
    <w:rsid w:val="00163548"/>
    <w:rsid w:val="00164EFD"/>
    <w:rsid w:val="00165397"/>
    <w:rsid w:val="00166428"/>
    <w:rsid w:val="00170559"/>
    <w:rsid w:val="00170F40"/>
    <w:rsid w:val="00171EDF"/>
    <w:rsid w:val="00173BA1"/>
    <w:rsid w:val="00174D38"/>
    <w:rsid w:val="001769A7"/>
    <w:rsid w:val="001816C2"/>
    <w:rsid w:val="00181D80"/>
    <w:rsid w:val="001827CB"/>
    <w:rsid w:val="00185C00"/>
    <w:rsid w:val="00190461"/>
    <w:rsid w:val="00192213"/>
    <w:rsid w:val="00193589"/>
    <w:rsid w:val="00194A33"/>
    <w:rsid w:val="0019594B"/>
    <w:rsid w:val="00196B45"/>
    <w:rsid w:val="001A0B22"/>
    <w:rsid w:val="001A65AE"/>
    <w:rsid w:val="001B0ECF"/>
    <w:rsid w:val="001B3F0C"/>
    <w:rsid w:val="001B5536"/>
    <w:rsid w:val="001C0DE9"/>
    <w:rsid w:val="001C227E"/>
    <w:rsid w:val="001C5580"/>
    <w:rsid w:val="001C5D72"/>
    <w:rsid w:val="001C5E23"/>
    <w:rsid w:val="001D3191"/>
    <w:rsid w:val="001D5B3E"/>
    <w:rsid w:val="001E0195"/>
    <w:rsid w:val="001E6171"/>
    <w:rsid w:val="001E662F"/>
    <w:rsid w:val="001E6C86"/>
    <w:rsid w:val="001E6E7C"/>
    <w:rsid w:val="001E7BCD"/>
    <w:rsid w:val="001F4529"/>
    <w:rsid w:val="001F5036"/>
    <w:rsid w:val="002011B5"/>
    <w:rsid w:val="002044BA"/>
    <w:rsid w:val="00210572"/>
    <w:rsid w:val="00213696"/>
    <w:rsid w:val="00213BEF"/>
    <w:rsid w:val="002141DF"/>
    <w:rsid w:val="00215848"/>
    <w:rsid w:val="0022026A"/>
    <w:rsid w:val="002206B8"/>
    <w:rsid w:val="00223678"/>
    <w:rsid w:val="00225047"/>
    <w:rsid w:val="002319E0"/>
    <w:rsid w:val="0023311D"/>
    <w:rsid w:val="002352D6"/>
    <w:rsid w:val="00235957"/>
    <w:rsid w:val="00237341"/>
    <w:rsid w:val="002379AC"/>
    <w:rsid w:val="002434CD"/>
    <w:rsid w:val="00244D54"/>
    <w:rsid w:val="00250712"/>
    <w:rsid w:val="00251099"/>
    <w:rsid w:val="002540DE"/>
    <w:rsid w:val="00256858"/>
    <w:rsid w:val="002621C4"/>
    <w:rsid w:val="00267008"/>
    <w:rsid w:val="00273083"/>
    <w:rsid w:val="00283400"/>
    <w:rsid w:val="00287525"/>
    <w:rsid w:val="00291706"/>
    <w:rsid w:val="00293BE9"/>
    <w:rsid w:val="002953C3"/>
    <w:rsid w:val="00295438"/>
    <w:rsid w:val="00296BA4"/>
    <w:rsid w:val="002A2780"/>
    <w:rsid w:val="002A330D"/>
    <w:rsid w:val="002AA0D0"/>
    <w:rsid w:val="002C566E"/>
    <w:rsid w:val="002C569F"/>
    <w:rsid w:val="002D2DA7"/>
    <w:rsid w:val="002D4A75"/>
    <w:rsid w:val="002D4FBC"/>
    <w:rsid w:val="002D5141"/>
    <w:rsid w:val="002D7856"/>
    <w:rsid w:val="002E03BE"/>
    <w:rsid w:val="002E244E"/>
    <w:rsid w:val="002E6C40"/>
    <w:rsid w:val="002F35B7"/>
    <w:rsid w:val="00300ED3"/>
    <w:rsid w:val="00303AE7"/>
    <w:rsid w:val="00304CF3"/>
    <w:rsid w:val="003068B5"/>
    <w:rsid w:val="00311012"/>
    <w:rsid w:val="003153E0"/>
    <w:rsid w:val="003159DA"/>
    <w:rsid w:val="0032029C"/>
    <w:rsid w:val="00332F46"/>
    <w:rsid w:val="003330DE"/>
    <w:rsid w:val="00334FFC"/>
    <w:rsid w:val="00337403"/>
    <w:rsid w:val="00340225"/>
    <w:rsid w:val="00341BFA"/>
    <w:rsid w:val="00342C40"/>
    <w:rsid w:val="00345308"/>
    <w:rsid w:val="0034796B"/>
    <w:rsid w:val="0035061E"/>
    <w:rsid w:val="00351F13"/>
    <w:rsid w:val="0035282E"/>
    <w:rsid w:val="00355802"/>
    <w:rsid w:val="00361153"/>
    <w:rsid w:val="0036346F"/>
    <w:rsid w:val="00364F34"/>
    <w:rsid w:val="00365655"/>
    <w:rsid w:val="00367E8F"/>
    <w:rsid w:val="0037011E"/>
    <w:rsid w:val="003719CF"/>
    <w:rsid w:val="00377429"/>
    <w:rsid w:val="00381C11"/>
    <w:rsid w:val="00386737"/>
    <w:rsid w:val="00387A9E"/>
    <w:rsid w:val="00391E4E"/>
    <w:rsid w:val="00393A03"/>
    <w:rsid w:val="00394699"/>
    <w:rsid w:val="0039604F"/>
    <w:rsid w:val="003975AB"/>
    <w:rsid w:val="003A1168"/>
    <w:rsid w:val="003A7781"/>
    <w:rsid w:val="003B0C9F"/>
    <w:rsid w:val="003B1807"/>
    <w:rsid w:val="003B4673"/>
    <w:rsid w:val="003B6814"/>
    <w:rsid w:val="003B6D67"/>
    <w:rsid w:val="003C1F71"/>
    <w:rsid w:val="003C3C13"/>
    <w:rsid w:val="003C424D"/>
    <w:rsid w:val="003C776E"/>
    <w:rsid w:val="003D3AF0"/>
    <w:rsid w:val="003D4DA3"/>
    <w:rsid w:val="003D7741"/>
    <w:rsid w:val="003E33B9"/>
    <w:rsid w:val="003F7745"/>
    <w:rsid w:val="00406558"/>
    <w:rsid w:val="00407FCB"/>
    <w:rsid w:val="00410B67"/>
    <w:rsid w:val="00414AE9"/>
    <w:rsid w:val="00416A6C"/>
    <w:rsid w:val="0042000C"/>
    <w:rsid w:val="00421A36"/>
    <w:rsid w:val="00424AFC"/>
    <w:rsid w:val="004252F6"/>
    <w:rsid w:val="004273C6"/>
    <w:rsid w:val="00440EF9"/>
    <w:rsid w:val="0044258C"/>
    <w:rsid w:val="00442F66"/>
    <w:rsid w:val="0045233B"/>
    <w:rsid w:val="004543EF"/>
    <w:rsid w:val="0045519C"/>
    <w:rsid w:val="004552DC"/>
    <w:rsid w:val="00456D0C"/>
    <w:rsid w:val="00457DDA"/>
    <w:rsid w:val="00460F65"/>
    <w:rsid w:val="00467575"/>
    <w:rsid w:val="00467815"/>
    <w:rsid w:val="0047454E"/>
    <w:rsid w:val="004750ED"/>
    <w:rsid w:val="0047634F"/>
    <w:rsid w:val="00480029"/>
    <w:rsid w:val="00485C07"/>
    <w:rsid w:val="004902D6"/>
    <w:rsid w:val="00493E20"/>
    <w:rsid w:val="004969D1"/>
    <w:rsid w:val="004A189F"/>
    <w:rsid w:val="004A2A17"/>
    <w:rsid w:val="004A4B91"/>
    <w:rsid w:val="004A72C1"/>
    <w:rsid w:val="004B0153"/>
    <w:rsid w:val="004B2C99"/>
    <w:rsid w:val="004B412B"/>
    <w:rsid w:val="004B50B1"/>
    <w:rsid w:val="004B537D"/>
    <w:rsid w:val="004B64F5"/>
    <w:rsid w:val="004B7C0A"/>
    <w:rsid w:val="004C023B"/>
    <w:rsid w:val="004C34A4"/>
    <w:rsid w:val="004C76CD"/>
    <w:rsid w:val="004E02F5"/>
    <w:rsid w:val="004E0AC3"/>
    <w:rsid w:val="004E76B5"/>
    <w:rsid w:val="004F0F34"/>
    <w:rsid w:val="004F71FF"/>
    <w:rsid w:val="004F72BF"/>
    <w:rsid w:val="0050004E"/>
    <w:rsid w:val="00506C1A"/>
    <w:rsid w:val="00506F62"/>
    <w:rsid w:val="005117ED"/>
    <w:rsid w:val="005168CD"/>
    <w:rsid w:val="0052271E"/>
    <w:rsid w:val="00525925"/>
    <w:rsid w:val="005306D2"/>
    <w:rsid w:val="00532113"/>
    <w:rsid w:val="005326FF"/>
    <w:rsid w:val="00536D3A"/>
    <w:rsid w:val="00544E3C"/>
    <w:rsid w:val="00545CDD"/>
    <w:rsid w:val="00562310"/>
    <w:rsid w:val="00562D76"/>
    <w:rsid w:val="0056361B"/>
    <w:rsid w:val="00564590"/>
    <w:rsid w:val="005718DE"/>
    <w:rsid w:val="00571972"/>
    <w:rsid w:val="00573498"/>
    <w:rsid w:val="00580157"/>
    <w:rsid w:val="0058218D"/>
    <w:rsid w:val="005868BD"/>
    <w:rsid w:val="00587B7A"/>
    <w:rsid w:val="00587E09"/>
    <w:rsid w:val="00592441"/>
    <w:rsid w:val="00592EFF"/>
    <w:rsid w:val="00595F2F"/>
    <w:rsid w:val="005A182C"/>
    <w:rsid w:val="005A3AE7"/>
    <w:rsid w:val="005A56BA"/>
    <w:rsid w:val="005B1E8D"/>
    <w:rsid w:val="005B2E70"/>
    <w:rsid w:val="005C480B"/>
    <w:rsid w:val="005C7DC8"/>
    <w:rsid w:val="005D0E05"/>
    <w:rsid w:val="005D15A8"/>
    <w:rsid w:val="005D2B13"/>
    <w:rsid w:val="005D2BC7"/>
    <w:rsid w:val="005D37CC"/>
    <w:rsid w:val="005D5337"/>
    <w:rsid w:val="005D54B1"/>
    <w:rsid w:val="005D66AC"/>
    <w:rsid w:val="005E7A0F"/>
    <w:rsid w:val="005E7B5F"/>
    <w:rsid w:val="005F19B0"/>
    <w:rsid w:val="005F22EB"/>
    <w:rsid w:val="005F560F"/>
    <w:rsid w:val="006003E9"/>
    <w:rsid w:val="00603B06"/>
    <w:rsid w:val="00603F94"/>
    <w:rsid w:val="0060404A"/>
    <w:rsid w:val="006057E7"/>
    <w:rsid w:val="00611C9F"/>
    <w:rsid w:val="00612495"/>
    <w:rsid w:val="00612717"/>
    <w:rsid w:val="00612EB8"/>
    <w:rsid w:val="00621303"/>
    <w:rsid w:val="00622758"/>
    <w:rsid w:val="0062355E"/>
    <w:rsid w:val="00623BF4"/>
    <w:rsid w:val="006273DF"/>
    <w:rsid w:val="006314AD"/>
    <w:rsid w:val="006350CD"/>
    <w:rsid w:val="00644731"/>
    <w:rsid w:val="00646937"/>
    <w:rsid w:val="006476AE"/>
    <w:rsid w:val="00650520"/>
    <w:rsid w:val="00650B36"/>
    <w:rsid w:val="00650B94"/>
    <w:rsid w:val="006525F9"/>
    <w:rsid w:val="006558F2"/>
    <w:rsid w:val="00655A92"/>
    <w:rsid w:val="0065601F"/>
    <w:rsid w:val="00662466"/>
    <w:rsid w:val="00666F2D"/>
    <w:rsid w:val="00673042"/>
    <w:rsid w:val="00675AEF"/>
    <w:rsid w:val="00677989"/>
    <w:rsid w:val="00677F09"/>
    <w:rsid w:val="00682767"/>
    <w:rsid w:val="00690307"/>
    <w:rsid w:val="00690A84"/>
    <w:rsid w:val="006930FB"/>
    <w:rsid w:val="006979B6"/>
    <w:rsid w:val="006A0CAD"/>
    <w:rsid w:val="006A0ECF"/>
    <w:rsid w:val="006A46E0"/>
    <w:rsid w:val="006A5657"/>
    <w:rsid w:val="006A5C14"/>
    <w:rsid w:val="006B0CEC"/>
    <w:rsid w:val="006B1984"/>
    <w:rsid w:val="006B2BFE"/>
    <w:rsid w:val="006B74E4"/>
    <w:rsid w:val="006B7C55"/>
    <w:rsid w:val="006C020B"/>
    <w:rsid w:val="006C0B55"/>
    <w:rsid w:val="006C27AE"/>
    <w:rsid w:val="006C2FC6"/>
    <w:rsid w:val="006C5296"/>
    <w:rsid w:val="006C53AD"/>
    <w:rsid w:val="006C66BB"/>
    <w:rsid w:val="006C7EB4"/>
    <w:rsid w:val="006D137C"/>
    <w:rsid w:val="006D1441"/>
    <w:rsid w:val="006D1A63"/>
    <w:rsid w:val="006D2CEA"/>
    <w:rsid w:val="006D4336"/>
    <w:rsid w:val="006D4A0A"/>
    <w:rsid w:val="006D5AE2"/>
    <w:rsid w:val="006E75B9"/>
    <w:rsid w:val="006E7634"/>
    <w:rsid w:val="006F0B38"/>
    <w:rsid w:val="006F0D89"/>
    <w:rsid w:val="006F260A"/>
    <w:rsid w:val="006F279C"/>
    <w:rsid w:val="006F46D0"/>
    <w:rsid w:val="006F69F0"/>
    <w:rsid w:val="006F6D6E"/>
    <w:rsid w:val="006F7081"/>
    <w:rsid w:val="00701194"/>
    <w:rsid w:val="007145D8"/>
    <w:rsid w:val="00716680"/>
    <w:rsid w:val="007222B7"/>
    <w:rsid w:val="0072533A"/>
    <w:rsid w:val="00727A4B"/>
    <w:rsid w:val="007305D7"/>
    <w:rsid w:val="00730D40"/>
    <w:rsid w:val="0073324C"/>
    <w:rsid w:val="0073381E"/>
    <w:rsid w:val="0073514D"/>
    <w:rsid w:val="007351EE"/>
    <w:rsid w:val="007405B3"/>
    <w:rsid w:val="0074615B"/>
    <w:rsid w:val="00746919"/>
    <w:rsid w:val="00752465"/>
    <w:rsid w:val="007637AD"/>
    <w:rsid w:val="00766453"/>
    <w:rsid w:val="00767CBD"/>
    <w:rsid w:val="0077062F"/>
    <w:rsid w:val="00771F08"/>
    <w:rsid w:val="0077655C"/>
    <w:rsid w:val="00777D2F"/>
    <w:rsid w:val="00780726"/>
    <w:rsid w:val="00780F24"/>
    <w:rsid w:val="007866B7"/>
    <w:rsid w:val="00792722"/>
    <w:rsid w:val="007929C2"/>
    <w:rsid w:val="00795EF7"/>
    <w:rsid w:val="00796602"/>
    <w:rsid w:val="007A3509"/>
    <w:rsid w:val="007A5160"/>
    <w:rsid w:val="007A5432"/>
    <w:rsid w:val="007A6DF8"/>
    <w:rsid w:val="007B2203"/>
    <w:rsid w:val="007B35F4"/>
    <w:rsid w:val="007B49CE"/>
    <w:rsid w:val="007B7048"/>
    <w:rsid w:val="007B78A1"/>
    <w:rsid w:val="007C0EEF"/>
    <w:rsid w:val="007C391C"/>
    <w:rsid w:val="007C6E56"/>
    <w:rsid w:val="007D2C82"/>
    <w:rsid w:val="007D4A41"/>
    <w:rsid w:val="007D6BC4"/>
    <w:rsid w:val="007D71C9"/>
    <w:rsid w:val="007E385B"/>
    <w:rsid w:val="007E5634"/>
    <w:rsid w:val="007E7FED"/>
    <w:rsid w:val="007F387D"/>
    <w:rsid w:val="008049FA"/>
    <w:rsid w:val="0080591C"/>
    <w:rsid w:val="0081026F"/>
    <w:rsid w:val="0081027F"/>
    <w:rsid w:val="00810C81"/>
    <w:rsid w:val="00813423"/>
    <w:rsid w:val="008139BD"/>
    <w:rsid w:val="008155B3"/>
    <w:rsid w:val="008249C8"/>
    <w:rsid w:val="00825901"/>
    <w:rsid w:val="0082690A"/>
    <w:rsid w:val="008331A5"/>
    <w:rsid w:val="00835FE6"/>
    <w:rsid w:val="00837671"/>
    <w:rsid w:val="008415D1"/>
    <w:rsid w:val="00842A2A"/>
    <w:rsid w:val="008452D2"/>
    <w:rsid w:val="008470A5"/>
    <w:rsid w:val="008554C9"/>
    <w:rsid w:val="008564D3"/>
    <w:rsid w:val="008576EC"/>
    <w:rsid w:val="00861975"/>
    <w:rsid w:val="008645DC"/>
    <w:rsid w:val="0087047A"/>
    <w:rsid w:val="008730FD"/>
    <w:rsid w:val="00873B88"/>
    <w:rsid w:val="008741D2"/>
    <w:rsid w:val="0088007D"/>
    <w:rsid w:val="008825E9"/>
    <w:rsid w:val="00890EA3"/>
    <w:rsid w:val="00893A78"/>
    <w:rsid w:val="00893D67"/>
    <w:rsid w:val="008951DC"/>
    <w:rsid w:val="008A21EE"/>
    <w:rsid w:val="008A57BF"/>
    <w:rsid w:val="008A6809"/>
    <w:rsid w:val="008A7B29"/>
    <w:rsid w:val="008A7F00"/>
    <w:rsid w:val="008B01EC"/>
    <w:rsid w:val="008B0CE0"/>
    <w:rsid w:val="008B0D31"/>
    <w:rsid w:val="008B5BB9"/>
    <w:rsid w:val="008C32C5"/>
    <w:rsid w:val="008C36B4"/>
    <w:rsid w:val="008D219B"/>
    <w:rsid w:val="008D3D62"/>
    <w:rsid w:val="008D4C9D"/>
    <w:rsid w:val="008D4DEC"/>
    <w:rsid w:val="008E08BE"/>
    <w:rsid w:val="008E21B8"/>
    <w:rsid w:val="008E2DF8"/>
    <w:rsid w:val="008E3A7A"/>
    <w:rsid w:val="008E3C51"/>
    <w:rsid w:val="008E4688"/>
    <w:rsid w:val="008E4699"/>
    <w:rsid w:val="008E53A7"/>
    <w:rsid w:val="008F0DE6"/>
    <w:rsid w:val="008F4068"/>
    <w:rsid w:val="008F4496"/>
    <w:rsid w:val="008F615E"/>
    <w:rsid w:val="008F6D32"/>
    <w:rsid w:val="00902FDB"/>
    <w:rsid w:val="0090739A"/>
    <w:rsid w:val="00910854"/>
    <w:rsid w:val="009119D4"/>
    <w:rsid w:val="00911FFB"/>
    <w:rsid w:val="0091564A"/>
    <w:rsid w:val="00915BFC"/>
    <w:rsid w:val="00915FE8"/>
    <w:rsid w:val="00917186"/>
    <w:rsid w:val="00934FA9"/>
    <w:rsid w:val="00941402"/>
    <w:rsid w:val="00941BCB"/>
    <w:rsid w:val="009466C5"/>
    <w:rsid w:val="00947FBC"/>
    <w:rsid w:val="009500F3"/>
    <w:rsid w:val="0095269F"/>
    <w:rsid w:val="00953FD4"/>
    <w:rsid w:val="009541D2"/>
    <w:rsid w:val="00957CA5"/>
    <w:rsid w:val="00961130"/>
    <w:rsid w:val="009635EE"/>
    <w:rsid w:val="00971E71"/>
    <w:rsid w:val="00972FB5"/>
    <w:rsid w:val="00983520"/>
    <w:rsid w:val="0098547C"/>
    <w:rsid w:val="009854DC"/>
    <w:rsid w:val="00985600"/>
    <w:rsid w:val="009908C3"/>
    <w:rsid w:val="009931C6"/>
    <w:rsid w:val="00993307"/>
    <w:rsid w:val="009A29C5"/>
    <w:rsid w:val="009A34D2"/>
    <w:rsid w:val="009A3A8E"/>
    <w:rsid w:val="009B02F1"/>
    <w:rsid w:val="009B60A8"/>
    <w:rsid w:val="009B620C"/>
    <w:rsid w:val="009B65FE"/>
    <w:rsid w:val="009B7005"/>
    <w:rsid w:val="009C02AF"/>
    <w:rsid w:val="009C0813"/>
    <w:rsid w:val="009C1D4B"/>
    <w:rsid w:val="009C1E5C"/>
    <w:rsid w:val="009C34F9"/>
    <w:rsid w:val="009D77AD"/>
    <w:rsid w:val="009E29BC"/>
    <w:rsid w:val="009E7ECE"/>
    <w:rsid w:val="009F0660"/>
    <w:rsid w:val="009F18B8"/>
    <w:rsid w:val="009F7624"/>
    <w:rsid w:val="009F7849"/>
    <w:rsid w:val="00A0026F"/>
    <w:rsid w:val="00A0285E"/>
    <w:rsid w:val="00A0597C"/>
    <w:rsid w:val="00A10109"/>
    <w:rsid w:val="00A10153"/>
    <w:rsid w:val="00A12C0E"/>
    <w:rsid w:val="00A14DD2"/>
    <w:rsid w:val="00A154C4"/>
    <w:rsid w:val="00A16C56"/>
    <w:rsid w:val="00A17820"/>
    <w:rsid w:val="00A20E93"/>
    <w:rsid w:val="00A22A70"/>
    <w:rsid w:val="00A31D5A"/>
    <w:rsid w:val="00A31E2F"/>
    <w:rsid w:val="00A3210F"/>
    <w:rsid w:val="00A32525"/>
    <w:rsid w:val="00A34BF6"/>
    <w:rsid w:val="00A357C9"/>
    <w:rsid w:val="00A36FD8"/>
    <w:rsid w:val="00A37C73"/>
    <w:rsid w:val="00A430AD"/>
    <w:rsid w:val="00A43671"/>
    <w:rsid w:val="00A44C75"/>
    <w:rsid w:val="00A514B4"/>
    <w:rsid w:val="00A528BE"/>
    <w:rsid w:val="00A5465D"/>
    <w:rsid w:val="00A558CA"/>
    <w:rsid w:val="00A55B24"/>
    <w:rsid w:val="00A57A4F"/>
    <w:rsid w:val="00A57C1D"/>
    <w:rsid w:val="00A6017A"/>
    <w:rsid w:val="00A60434"/>
    <w:rsid w:val="00A60CB4"/>
    <w:rsid w:val="00A63F15"/>
    <w:rsid w:val="00A65353"/>
    <w:rsid w:val="00A6599E"/>
    <w:rsid w:val="00A6649B"/>
    <w:rsid w:val="00A7272F"/>
    <w:rsid w:val="00A77AD4"/>
    <w:rsid w:val="00A809F2"/>
    <w:rsid w:val="00A82A9F"/>
    <w:rsid w:val="00A82AE6"/>
    <w:rsid w:val="00A831D5"/>
    <w:rsid w:val="00A83AFA"/>
    <w:rsid w:val="00A8525F"/>
    <w:rsid w:val="00A865CE"/>
    <w:rsid w:val="00A9758C"/>
    <w:rsid w:val="00A97E4D"/>
    <w:rsid w:val="00AA32B7"/>
    <w:rsid w:val="00AA33EA"/>
    <w:rsid w:val="00AA6A27"/>
    <w:rsid w:val="00AA6B72"/>
    <w:rsid w:val="00AB0AFA"/>
    <w:rsid w:val="00AB5CE9"/>
    <w:rsid w:val="00AB5FD3"/>
    <w:rsid w:val="00AB671C"/>
    <w:rsid w:val="00AB7FA7"/>
    <w:rsid w:val="00AC6FEA"/>
    <w:rsid w:val="00AC79C3"/>
    <w:rsid w:val="00AD06E6"/>
    <w:rsid w:val="00AD10E7"/>
    <w:rsid w:val="00AD5652"/>
    <w:rsid w:val="00AD7C6B"/>
    <w:rsid w:val="00AE003E"/>
    <w:rsid w:val="00AE037E"/>
    <w:rsid w:val="00AE206D"/>
    <w:rsid w:val="00AE43B7"/>
    <w:rsid w:val="00AF2A57"/>
    <w:rsid w:val="00B0002D"/>
    <w:rsid w:val="00B016C9"/>
    <w:rsid w:val="00B05CE7"/>
    <w:rsid w:val="00B10036"/>
    <w:rsid w:val="00B15192"/>
    <w:rsid w:val="00B215E1"/>
    <w:rsid w:val="00B23D62"/>
    <w:rsid w:val="00B3160F"/>
    <w:rsid w:val="00B32D4A"/>
    <w:rsid w:val="00B32F92"/>
    <w:rsid w:val="00B35343"/>
    <w:rsid w:val="00B36FBF"/>
    <w:rsid w:val="00B4065D"/>
    <w:rsid w:val="00B40FF2"/>
    <w:rsid w:val="00B43294"/>
    <w:rsid w:val="00B45744"/>
    <w:rsid w:val="00B54DF6"/>
    <w:rsid w:val="00B57E1C"/>
    <w:rsid w:val="00B6146B"/>
    <w:rsid w:val="00B61F7F"/>
    <w:rsid w:val="00B62C89"/>
    <w:rsid w:val="00B6711D"/>
    <w:rsid w:val="00B70C09"/>
    <w:rsid w:val="00B767AB"/>
    <w:rsid w:val="00B827E3"/>
    <w:rsid w:val="00B83E76"/>
    <w:rsid w:val="00B8502B"/>
    <w:rsid w:val="00B87367"/>
    <w:rsid w:val="00B87999"/>
    <w:rsid w:val="00BA1381"/>
    <w:rsid w:val="00BA1D09"/>
    <w:rsid w:val="00BA2495"/>
    <w:rsid w:val="00BA66A5"/>
    <w:rsid w:val="00BA74CD"/>
    <w:rsid w:val="00BA7D18"/>
    <w:rsid w:val="00BB62F2"/>
    <w:rsid w:val="00BB76FE"/>
    <w:rsid w:val="00BC04BF"/>
    <w:rsid w:val="00BC0E1C"/>
    <w:rsid w:val="00BC6B80"/>
    <w:rsid w:val="00BD54FC"/>
    <w:rsid w:val="00BD594B"/>
    <w:rsid w:val="00BE38B3"/>
    <w:rsid w:val="00BE4A7B"/>
    <w:rsid w:val="00BE59DA"/>
    <w:rsid w:val="00BF0B5F"/>
    <w:rsid w:val="00BF128D"/>
    <w:rsid w:val="00BF1527"/>
    <w:rsid w:val="00BF2595"/>
    <w:rsid w:val="00BF2696"/>
    <w:rsid w:val="00BF3241"/>
    <w:rsid w:val="00BF3833"/>
    <w:rsid w:val="00BF52B4"/>
    <w:rsid w:val="00BF55A2"/>
    <w:rsid w:val="00BF5F03"/>
    <w:rsid w:val="00BF6BC4"/>
    <w:rsid w:val="00BF71FA"/>
    <w:rsid w:val="00C022DE"/>
    <w:rsid w:val="00C030B9"/>
    <w:rsid w:val="00C03222"/>
    <w:rsid w:val="00C03BE0"/>
    <w:rsid w:val="00C117E1"/>
    <w:rsid w:val="00C15ADE"/>
    <w:rsid w:val="00C15FA1"/>
    <w:rsid w:val="00C21E01"/>
    <w:rsid w:val="00C27BF1"/>
    <w:rsid w:val="00C3543A"/>
    <w:rsid w:val="00C36200"/>
    <w:rsid w:val="00C402E9"/>
    <w:rsid w:val="00C402FD"/>
    <w:rsid w:val="00C41D74"/>
    <w:rsid w:val="00C45062"/>
    <w:rsid w:val="00C46CE2"/>
    <w:rsid w:val="00C47CC2"/>
    <w:rsid w:val="00C51749"/>
    <w:rsid w:val="00C57E0D"/>
    <w:rsid w:val="00C63576"/>
    <w:rsid w:val="00C65491"/>
    <w:rsid w:val="00C703E6"/>
    <w:rsid w:val="00C70B79"/>
    <w:rsid w:val="00C71129"/>
    <w:rsid w:val="00C7133B"/>
    <w:rsid w:val="00C72CB3"/>
    <w:rsid w:val="00C73795"/>
    <w:rsid w:val="00C73D35"/>
    <w:rsid w:val="00C80C30"/>
    <w:rsid w:val="00C843AC"/>
    <w:rsid w:val="00C84D06"/>
    <w:rsid w:val="00C91390"/>
    <w:rsid w:val="00C96219"/>
    <w:rsid w:val="00C97489"/>
    <w:rsid w:val="00CA08A3"/>
    <w:rsid w:val="00CA1077"/>
    <w:rsid w:val="00CA3284"/>
    <w:rsid w:val="00CB6E92"/>
    <w:rsid w:val="00CB7407"/>
    <w:rsid w:val="00CB7E82"/>
    <w:rsid w:val="00CC4236"/>
    <w:rsid w:val="00CC4A4E"/>
    <w:rsid w:val="00CC763A"/>
    <w:rsid w:val="00CD0D9E"/>
    <w:rsid w:val="00CD23B3"/>
    <w:rsid w:val="00CD3D00"/>
    <w:rsid w:val="00CD41DF"/>
    <w:rsid w:val="00CD525C"/>
    <w:rsid w:val="00CD6ACE"/>
    <w:rsid w:val="00CE2016"/>
    <w:rsid w:val="00CE2036"/>
    <w:rsid w:val="00CE549F"/>
    <w:rsid w:val="00CF312A"/>
    <w:rsid w:val="00CF5748"/>
    <w:rsid w:val="00D01271"/>
    <w:rsid w:val="00D016A3"/>
    <w:rsid w:val="00D06D2C"/>
    <w:rsid w:val="00D10123"/>
    <w:rsid w:val="00D14C4E"/>
    <w:rsid w:val="00D16990"/>
    <w:rsid w:val="00D20B59"/>
    <w:rsid w:val="00D22CBE"/>
    <w:rsid w:val="00D22D25"/>
    <w:rsid w:val="00D22FA3"/>
    <w:rsid w:val="00D25501"/>
    <w:rsid w:val="00D3013F"/>
    <w:rsid w:val="00D32B49"/>
    <w:rsid w:val="00D363A9"/>
    <w:rsid w:val="00D36850"/>
    <w:rsid w:val="00D36D5B"/>
    <w:rsid w:val="00D40688"/>
    <w:rsid w:val="00D40729"/>
    <w:rsid w:val="00D42D46"/>
    <w:rsid w:val="00D43DCA"/>
    <w:rsid w:val="00D47BDD"/>
    <w:rsid w:val="00D50149"/>
    <w:rsid w:val="00D5330A"/>
    <w:rsid w:val="00D54EF9"/>
    <w:rsid w:val="00D750B9"/>
    <w:rsid w:val="00D764CB"/>
    <w:rsid w:val="00D771E5"/>
    <w:rsid w:val="00D773FA"/>
    <w:rsid w:val="00D7748F"/>
    <w:rsid w:val="00D80DEE"/>
    <w:rsid w:val="00D820AA"/>
    <w:rsid w:val="00D85FD9"/>
    <w:rsid w:val="00D86847"/>
    <w:rsid w:val="00D92379"/>
    <w:rsid w:val="00DA0249"/>
    <w:rsid w:val="00DA083A"/>
    <w:rsid w:val="00DA14D3"/>
    <w:rsid w:val="00DB1A7E"/>
    <w:rsid w:val="00DB275B"/>
    <w:rsid w:val="00DB2E59"/>
    <w:rsid w:val="00DB5E1D"/>
    <w:rsid w:val="00DB6D36"/>
    <w:rsid w:val="00DD1505"/>
    <w:rsid w:val="00DD4D68"/>
    <w:rsid w:val="00DE216D"/>
    <w:rsid w:val="00DE2B14"/>
    <w:rsid w:val="00DE51AC"/>
    <w:rsid w:val="00DE6507"/>
    <w:rsid w:val="00DE7D7A"/>
    <w:rsid w:val="00DF09C2"/>
    <w:rsid w:val="00DF0FF6"/>
    <w:rsid w:val="00DF26EB"/>
    <w:rsid w:val="00DF337B"/>
    <w:rsid w:val="00DF4176"/>
    <w:rsid w:val="00E01CD5"/>
    <w:rsid w:val="00E02AB7"/>
    <w:rsid w:val="00E030E1"/>
    <w:rsid w:val="00E04043"/>
    <w:rsid w:val="00E04174"/>
    <w:rsid w:val="00E04766"/>
    <w:rsid w:val="00E05C47"/>
    <w:rsid w:val="00E10EB9"/>
    <w:rsid w:val="00E2358C"/>
    <w:rsid w:val="00E24442"/>
    <w:rsid w:val="00E24C4D"/>
    <w:rsid w:val="00E2558B"/>
    <w:rsid w:val="00E26B01"/>
    <w:rsid w:val="00E3765D"/>
    <w:rsid w:val="00E40207"/>
    <w:rsid w:val="00E4224A"/>
    <w:rsid w:val="00E44647"/>
    <w:rsid w:val="00E44F9C"/>
    <w:rsid w:val="00E462F5"/>
    <w:rsid w:val="00E50CE7"/>
    <w:rsid w:val="00E52238"/>
    <w:rsid w:val="00E57C29"/>
    <w:rsid w:val="00E61719"/>
    <w:rsid w:val="00E61CFD"/>
    <w:rsid w:val="00E65EE6"/>
    <w:rsid w:val="00E663AB"/>
    <w:rsid w:val="00E672EA"/>
    <w:rsid w:val="00E70391"/>
    <w:rsid w:val="00E76EEA"/>
    <w:rsid w:val="00E77F55"/>
    <w:rsid w:val="00E80414"/>
    <w:rsid w:val="00E829B1"/>
    <w:rsid w:val="00E83557"/>
    <w:rsid w:val="00E83F96"/>
    <w:rsid w:val="00E8606F"/>
    <w:rsid w:val="00E874C7"/>
    <w:rsid w:val="00E93F05"/>
    <w:rsid w:val="00E94377"/>
    <w:rsid w:val="00E97706"/>
    <w:rsid w:val="00E97862"/>
    <w:rsid w:val="00EA1316"/>
    <w:rsid w:val="00EA253F"/>
    <w:rsid w:val="00EA5CF7"/>
    <w:rsid w:val="00EA6002"/>
    <w:rsid w:val="00EA6C34"/>
    <w:rsid w:val="00EB0CC3"/>
    <w:rsid w:val="00EB321A"/>
    <w:rsid w:val="00EB6569"/>
    <w:rsid w:val="00EC1597"/>
    <w:rsid w:val="00EC2B6D"/>
    <w:rsid w:val="00EC437D"/>
    <w:rsid w:val="00EC6928"/>
    <w:rsid w:val="00ED32CE"/>
    <w:rsid w:val="00ED5B42"/>
    <w:rsid w:val="00EE3336"/>
    <w:rsid w:val="00EE3749"/>
    <w:rsid w:val="00EE49B0"/>
    <w:rsid w:val="00EE7154"/>
    <w:rsid w:val="00EE7A10"/>
    <w:rsid w:val="00EE7E5B"/>
    <w:rsid w:val="00EF0257"/>
    <w:rsid w:val="00EF1B10"/>
    <w:rsid w:val="00EF20CC"/>
    <w:rsid w:val="00EF376F"/>
    <w:rsid w:val="00F02B68"/>
    <w:rsid w:val="00F05D96"/>
    <w:rsid w:val="00F0620C"/>
    <w:rsid w:val="00F07420"/>
    <w:rsid w:val="00F07A4F"/>
    <w:rsid w:val="00F10B86"/>
    <w:rsid w:val="00F13550"/>
    <w:rsid w:val="00F135D5"/>
    <w:rsid w:val="00F13C22"/>
    <w:rsid w:val="00F14308"/>
    <w:rsid w:val="00F15CFD"/>
    <w:rsid w:val="00F16351"/>
    <w:rsid w:val="00F256EB"/>
    <w:rsid w:val="00F27D7F"/>
    <w:rsid w:val="00F32596"/>
    <w:rsid w:val="00F37CF9"/>
    <w:rsid w:val="00F44A49"/>
    <w:rsid w:val="00F50DC1"/>
    <w:rsid w:val="00F564F3"/>
    <w:rsid w:val="00F63964"/>
    <w:rsid w:val="00F64851"/>
    <w:rsid w:val="00F65071"/>
    <w:rsid w:val="00F679C5"/>
    <w:rsid w:val="00F709B9"/>
    <w:rsid w:val="00F71DDF"/>
    <w:rsid w:val="00F74BDE"/>
    <w:rsid w:val="00F76CC2"/>
    <w:rsid w:val="00F80E95"/>
    <w:rsid w:val="00F86191"/>
    <w:rsid w:val="00F92C9E"/>
    <w:rsid w:val="00F9465B"/>
    <w:rsid w:val="00F96D5B"/>
    <w:rsid w:val="00F97067"/>
    <w:rsid w:val="00F97A4F"/>
    <w:rsid w:val="00FA0265"/>
    <w:rsid w:val="00FA11CC"/>
    <w:rsid w:val="00FA2B94"/>
    <w:rsid w:val="00FB1B04"/>
    <w:rsid w:val="00FB6EEF"/>
    <w:rsid w:val="00FC1D54"/>
    <w:rsid w:val="00FC547E"/>
    <w:rsid w:val="00FC6C74"/>
    <w:rsid w:val="00FC7015"/>
    <w:rsid w:val="00FD19D4"/>
    <w:rsid w:val="00FD324B"/>
    <w:rsid w:val="00FD355A"/>
    <w:rsid w:val="00FD4C6B"/>
    <w:rsid w:val="00FD592F"/>
    <w:rsid w:val="00FE011A"/>
    <w:rsid w:val="00FE0A6A"/>
    <w:rsid w:val="00FE28D3"/>
    <w:rsid w:val="00FE54D5"/>
    <w:rsid w:val="00FE57E0"/>
    <w:rsid w:val="00FE61C1"/>
    <w:rsid w:val="00FF0A49"/>
    <w:rsid w:val="00FF4F16"/>
    <w:rsid w:val="00FF5B19"/>
    <w:rsid w:val="00FF7424"/>
    <w:rsid w:val="012ED95A"/>
    <w:rsid w:val="03A30EF3"/>
    <w:rsid w:val="0D33E7E3"/>
    <w:rsid w:val="0DCE05E1"/>
    <w:rsid w:val="10F6A817"/>
    <w:rsid w:val="11BF4906"/>
    <w:rsid w:val="126720A7"/>
    <w:rsid w:val="12F5E21D"/>
    <w:rsid w:val="16BE0F52"/>
    <w:rsid w:val="17AEBDBC"/>
    <w:rsid w:val="1D012DA2"/>
    <w:rsid w:val="1F255EE1"/>
    <w:rsid w:val="1F2A6A86"/>
    <w:rsid w:val="214F59DF"/>
    <w:rsid w:val="21E5C7BE"/>
    <w:rsid w:val="2399F3B8"/>
    <w:rsid w:val="275EFCDF"/>
    <w:rsid w:val="29B8585E"/>
    <w:rsid w:val="2B05DF8E"/>
    <w:rsid w:val="2B3BEF60"/>
    <w:rsid w:val="30EC13F2"/>
    <w:rsid w:val="3801006D"/>
    <w:rsid w:val="3F9131B5"/>
    <w:rsid w:val="3F947F6E"/>
    <w:rsid w:val="3F987434"/>
    <w:rsid w:val="3FA62354"/>
    <w:rsid w:val="3FB62DC9"/>
    <w:rsid w:val="45D375EB"/>
    <w:rsid w:val="468E4267"/>
    <w:rsid w:val="4A6FE70E"/>
    <w:rsid w:val="4C591D8C"/>
    <w:rsid w:val="4CE0C299"/>
    <w:rsid w:val="4D4D6953"/>
    <w:rsid w:val="516B71D3"/>
    <w:rsid w:val="52C7F00B"/>
    <w:rsid w:val="54E1CE91"/>
    <w:rsid w:val="556BB9BB"/>
    <w:rsid w:val="55B30A22"/>
    <w:rsid w:val="5818622C"/>
    <w:rsid w:val="58610872"/>
    <w:rsid w:val="5B546063"/>
    <w:rsid w:val="5C381478"/>
    <w:rsid w:val="5CC1E642"/>
    <w:rsid w:val="5DA03E89"/>
    <w:rsid w:val="5E0E990C"/>
    <w:rsid w:val="5F0704E9"/>
    <w:rsid w:val="62B47EB3"/>
    <w:rsid w:val="62EAF66F"/>
    <w:rsid w:val="6391CA12"/>
    <w:rsid w:val="688EE6D0"/>
    <w:rsid w:val="6B417386"/>
    <w:rsid w:val="6CDEA558"/>
    <w:rsid w:val="6DF497A2"/>
    <w:rsid w:val="6E79EB80"/>
    <w:rsid w:val="71C15C78"/>
    <w:rsid w:val="744B04FD"/>
    <w:rsid w:val="77312160"/>
    <w:rsid w:val="78EA0847"/>
    <w:rsid w:val="7F40635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EA942"/>
  <w15:chartTrackingRefBased/>
  <w15:docId w15:val="{FA9F1450-CFFE-4DB1-98C7-FB914A3CE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BEF"/>
  </w:style>
  <w:style w:type="paragraph" w:styleId="Heading1">
    <w:name w:val="heading 1"/>
    <w:basedOn w:val="Normal"/>
    <w:next w:val="Normal"/>
    <w:link w:val="Heading1Char"/>
    <w:uiPriority w:val="9"/>
    <w:qFormat/>
    <w:rsid w:val="00DF3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3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3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37B"/>
    <w:rPr>
      <w:rFonts w:eastAsiaTheme="majorEastAsia" w:cstheme="majorBidi"/>
      <w:color w:val="272727" w:themeColor="text1" w:themeTint="D8"/>
    </w:rPr>
  </w:style>
  <w:style w:type="paragraph" w:styleId="Title">
    <w:name w:val="Title"/>
    <w:basedOn w:val="Normal"/>
    <w:next w:val="Normal"/>
    <w:link w:val="TitleChar"/>
    <w:uiPriority w:val="10"/>
    <w:qFormat/>
    <w:rsid w:val="00DF3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37B"/>
    <w:pPr>
      <w:spacing w:before="160"/>
      <w:jc w:val="center"/>
    </w:pPr>
    <w:rPr>
      <w:i/>
      <w:iCs/>
      <w:color w:val="404040" w:themeColor="text1" w:themeTint="BF"/>
    </w:rPr>
  </w:style>
  <w:style w:type="character" w:customStyle="1" w:styleId="QuoteChar">
    <w:name w:val="Quote Char"/>
    <w:basedOn w:val="DefaultParagraphFont"/>
    <w:link w:val="Quote"/>
    <w:uiPriority w:val="29"/>
    <w:rsid w:val="00DF337B"/>
    <w:rPr>
      <w:i/>
      <w:iCs/>
      <w:color w:val="404040" w:themeColor="text1" w:themeTint="BF"/>
    </w:rPr>
  </w:style>
  <w:style w:type="paragraph" w:styleId="ListParagraph">
    <w:name w:val="List Paragraph"/>
    <w:basedOn w:val="Normal"/>
    <w:uiPriority w:val="34"/>
    <w:qFormat/>
    <w:rsid w:val="00DF337B"/>
    <w:pPr>
      <w:ind w:left="720"/>
      <w:contextualSpacing/>
    </w:pPr>
  </w:style>
  <w:style w:type="character" w:styleId="IntenseEmphasis">
    <w:name w:val="Intense Emphasis"/>
    <w:basedOn w:val="DefaultParagraphFont"/>
    <w:uiPriority w:val="21"/>
    <w:qFormat/>
    <w:rsid w:val="00DF337B"/>
    <w:rPr>
      <w:i/>
      <w:iCs/>
      <w:color w:val="0F4761" w:themeColor="accent1" w:themeShade="BF"/>
    </w:rPr>
  </w:style>
  <w:style w:type="paragraph" w:styleId="IntenseQuote">
    <w:name w:val="Intense Quote"/>
    <w:basedOn w:val="Normal"/>
    <w:next w:val="Normal"/>
    <w:link w:val="IntenseQuoteChar"/>
    <w:uiPriority w:val="30"/>
    <w:qFormat/>
    <w:rsid w:val="00DF3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37B"/>
    <w:rPr>
      <w:i/>
      <w:iCs/>
      <w:color w:val="0F4761" w:themeColor="accent1" w:themeShade="BF"/>
    </w:rPr>
  </w:style>
  <w:style w:type="character" w:styleId="IntenseReference">
    <w:name w:val="Intense Reference"/>
    <w:basedOn w:val="DefaultParagraphFont"/>
    <w:uiPriority w:val="32"/>
    <w:qFormat/>
    <w:rsid w:val="00DF337B"/>
    <w:rPr>
      <w:b/>
      <w:bCs/>
      <w:smallCaps/>
      <w:color w:val="0F4761" w:themeColor="accent1" w:themeShade="BF"/>
      <w:spacing w:val="5"/>
    </w:rPr>
  </w:style>
  <w:style w:type="paragraph" w:styleId="Revision">
    <w:name w:val="Revision"/>
    <w:hidden/>
    <w:uiPriority w:val="99"/>
    <w:semiHidden/>
    <w:rsid w:val="003D4DA3"/>
    <w:pPr>
      <w:spacing w:after="0" w:line="240" w:lineRule="auto"/>
    </w:pPr>
  </w:style>
  <w:style w:type="character" w:styleId="Strong">
    <w:name w:val="Strong"/>
    <w:basedOn w:val="DefaultParagraphFont"/>
    <w:uiPriority w:val="22"/>
    <w:qFormat/>
    <w:rsid w:val="00D42D46"/>
    <w:rPr>
      <w:b/>
      <w:bCs/>
    </w:rPr>
  </w:style>
  <w:style w:type="character" w:styleId="HTMLCode">
    <w:name w:val="HTML Code"/>
    <w:basedOn w:val="DefaultParagraphFont"/>
    <w:uiPriority w:val="99"/>
    <w:semiHidden/>
    <w:unhideWhenUsed/>
    <w:rsid w:val="00D42D4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42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42D46"/>
    <w:rPr>
      <w:rFonts w:ascii="Courier New" w:eastAsia="Times New Roman" w:hAnsi="Courier New" w:cs="Courier New"/>
      <w:kern w:val="0"/>
      <w:sz w:val="20"/>
      <w:szCs w:val="20"/>
      <w:lang w:eastAsia="en-GB"/>
      <w14:ligatures w14:val="none"/>
    </w:rPr>
  </w:style>
  <w:style w:type="paragraph" w:styleId="NormalWeb">
    <w:name w:val="Normal (Web)"/>
    <w:basedOn w:val="Normal"/>
    <w:link w:val="NormalWebChar"/>
    <w:uiPriority w:val="99"/>
    <w:unhideWhenUsed/>
    <w:rsid w:val="00BA7D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8E3A7A"/>
    <w:rPr>
      <w:color w:val="0000FF"/>
      <w:u w:val="single"/>
    </w:rPr>
  </w:style>
  <w:style w:type="character" w:styleId="Emphasis">
    <w:name w:val="Emphasis"/>
    <w:basedOn w:val="DefaultParagraphFont"/>
    <w:uiPriority w:val="20"/>
    <w:qFormat/>
    <w:rsid w:val="00190461"/>
    <w:rPr>
      <w:i/>
      <w:iCs/>
    </w:rPr>
  </w:style>
  <w:style w:type="character" w:styleId="UnresolvedMention">
    <w:name w:val="Unresolved Mention"/>
    <w:basedOn w:val="DefaultParagraphFont"/>
    <w:uiPriority w:val="99"/>
    <w:semiHidden/>
    <w:unhideWhenUsed/>
    <w:rsid w:val="00D750B9"/>
    <w:rPr>
      <w:color w:val="605E5C"/>
      <w:shd w:val="clear" w:color="auto" w:fill="E1DFDD"/>
    </w:rPr>
  </w:style>
  <w:style w:type="character" w:styleId="FollowedHyperlink">
    <w:name w:val="FollowedHyperlink"/>
    <w:basedOn w:val="DefaultParagraphFont"/>
    <w:uiPriority w:val="99"/>
    <w:semiHidden/>
    <w:unhideWhenUsed/>
    <w:rsid w:val="00A32525"/>
    <w:rPr>
      <w:color w:val="96607D" w:themeColor="followedHyperlink"/>
      <w:u w:val="single"/>
    </w:rPr>
  </w:style>
  <w:style w:type="table" w:styleId="TableGrid">
    <w:name w:val="Table Grid"/>
    <w:basedOn w:val="TableNormal"/>
    <w:uiPriority w:val="39"/>
    <w:rsid w:val="004B5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73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73C6"/>
  </w:style>
  <w:style w:type="paragraph" w:styleId="Footer">
    <w:name w:val="footer"/>
    <w:basedOn w:val="Normal"/>
    <w:link w:val="FooterChar"/>
    <w:uiPriority w:val="99"/>
    <w:unhideWhenUsed/>
    <w:rsid w:val="004273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73C6"/>
  </w:style>
  <w:style w:type="paragraph" w:styleId="EndnoteText">
    <w:name w:val="endnote text"/>
    <w:basedOn w:val="Normal"/>
    <w:link w:val="EndnoteTextChar"/>
    <w:uiPriority w:val="99"/>
    <w:semiHidden/>
    <w:unhideWhenUsed/>
    <w:rsid w:val="004551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5519C"/>
    <w:rPr>
      <w:sz w:val="20"/>
      <w:szCs w:val="20"/>
    </w:rPr>
  </w:style>
  <w:style w:type="character" w:styleId="EndnoteReference">
    <w:name w:val="endnote reference"/>
    <w:basedOn w:val="DefaultParagraphFont"/>
    <w:uiPriority w:val="99"/>
    <w:semiHidden/>
    <w:unhideWhenUsed/>
    <w:rsid w:val="0045519C"/>
    <w:rPr>
      <w:vertAlign w:val="superscript"/>
    </w:rPr>
  </w:style>
  <w:style w:type="paragraph" w:customStyle="1" w:styleId="EndNoteBibliographyTitle">
    <w:name w:val="EndNote Bibliography Title"/>
    <w:basedOn w:val="Normal"/>
    <w:link w:val="EndNoteBibliographyTitleChar"/>
    <w:rsid w:val="00235957"/>
    <w:pPr>
      <w:spacing w:after="0"/>
      <w:jc w:val="center"/>
    </w:pPr>
    <w:rPr>
      <w:rFonts w:ascii="Times New Roman" w:hAnsi="Times New Roman" w:cs="Times New Roman"/>
      <w:noProof/>
      <w:lang w:val="en-US"/>
    </w:rPr>
  </w:style>
  <w:style w:type="character" w:customStyle="1" w:styleId="NormalWebChar">
    <w:name w:val="Normal (Web) Char"/>
    <w:basedOn w:val="DefaultParagraphFont"/>
    <w:link w:val="NormalWeb"/>
    <w:uiPriority w:val="99"/>
    <w:rsid w:val="00235957"/>
    <w:rPr>
      <w:rFonts w:ascii="Times New Roman" w:eastAsia="Times New Roman" w:hAnsi="Times New Roman" w:cs="Times New Roman"/>
      <w:kern w:val="0"/>
      <w:lang w:eastAsia="en-GB"/>
      <w14:ligatures w14:val="none"/>
    </w:rPr>
  </w:style>
  <w:style w:type="character" w:customStyle="1" w:styleId="EndNoteBibliographyTitleChar">
    <w:name w:val="EndNote Bibliography Title Char"/>
    <w:basedOn w:val="NormalWebChar"/>
    <w:link w:val="EndNoteBibliographyTitle"/>
    <w:rsid w:val="00235957"/>
    <w:rPr>
      <w:rFonts w:ascii="Times New Roman" w:eastAsia="Times New Roman" w:hAnsi="Times New Roman" w:cs="Times New Roman"/>
      <w:noProof/>
      <w:kern w:val="0"/>
      <w:lang w:val="en-US" w:eastAsia="en-GB"/>
      <w14:ligatures w14:val="none"/>
    </w:rPr>
  </w:style>
  <w:style w:type="paragraph" w:customStyle="1" w:styleId="EndNoteBibliography">
    <w:name w:val="EndNote Bibliography"/>
    <w:basedOn w:val="Normal"/>
    <w:link w:val="EndNoteBibliographyChar"/>
    <w:rsid w:val="00235957"/>
    <w:pPr>
      <w:spacing w:line="240" w:lineRule="auto"/>
    </w:pPr>
    <w:rPr>
      <w:rFonts w:ascii="Times New Roman" w:hAnsi="Times New Roman" w:cs="Times New Roman"/>
      <w:noProof/>
      <w:lang w:val="en-US"/>
    </w:rPr>
  </w:style>
  <w:style w:type="character" w:customStyle="1" w:styleId="EndNoteBibliographyChar">
    <w:name w:val="EndNote Bibliography Char"/>
    <w:basedOn w:val="NormalWebChar"/>
    <w:link w:val="EndNoteBibliography"/>
    <w:rsid w:val="00235957"/>
    <w:rPr>
      <w:rFonts w:ascii="Times New Roman" w:eastAsia="Times New Roman" w:hAnsi="Times New Roman" w:cs="Times New Roman"/>
      <w:noProof/>
      <w:kern w:val="0"/>
      <w:lang w:val="en-US"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6568">
      <w:bodyDiv w:val="1"/>
      <w:marLeft w:val="0"/>
      <w:marRight w:val="0"/>
      <w:marTop w:val="0"/>
      <w:marBottom w:val="0"/>
      <w:divBdr>
        <w:top w:val="none" w:sz="0" w:space="0" w:color="auto"/>
        <w:left w:val="none" w:sz="0" w:space="0" w:color="auto"/>
        <w:bottom w:val="none" w:sz="0" w:space="0" w:color="auto"/>
        <w:right w:val="none" w:sz="0" w:space="0" w:color="auto"/>
      </w:divBdr>
    </w:div>
    <w:div w:id="53358754">
      <w:bodyDiv w:val="1"/>
      <w:marLeft w:val="0"/>
      <w:marRight w:val="0"/>
      <w:marTop w:val="0"/>
      <w:marBottom w:val="0"/>
      <w:divBdr>
        <w:top w:val="none" w:sz="0" w:space="0" w:color="auto"/>
        <w:left w:val="none" w:sz="0" w:space="0" w:color="auto"/>
        <w:bottom w:val="none" w:sz="0" w:space="0" w:color="auto"/>
        <w:right w:val="none" w:sz="0" w:space="0" w:color="auto"/>
      </w:divBdr>
    </w:div>
    <w:div w:id="363217158">
      <w:bodyDiv w:val="1"/>
      <w:marLeft w:val="0"/>
      <w:marRight w:val="0"/>
      <w:marTop w:val="0"/>
      <w:marBottom w:val="0"/>
      <w:divBdr>
        <w:top w:val="none" w:sz="0" w:space="0" w:color="auto"/>
        <w:left w:val="none" w:sz="0" w:space="0" w:color="auto"/>
        <w:bottom w:val="none" w:sz="0" w:space="0" w:color="auto"/>
        <w:right w:val="none" w:sz="0" w:space="0" w:color="auto"/>
      </w:divBdr>
    </w:div>
    <w:div w:id="515270536">
      <w:bodyDiv w:val="1"/>
      <w:marLeft w:val="0"/>
      <w:marRight w:val="0"/>
      <w:marTop w:val="0"/>
      <w:marBottom w:val="0"/>
      <w:divBdr>
        <w:top w:val="none" w:sz="0" w:space="0" w:color="auto"/>
        <w:left w:val="none" w:sz="0" w:space="0" w:color="auto"/>
        <w:bottom w:val="none" w:sz="0" w:space="0" w:color="auto"/>
        <w:right w:val="none" w:sz="0" w:space="0" w:color="auto"/>
      </w:divBdr>
    </w:div>
    <w:div w:id="598172992">
      <w:bodyDiv w:val="1"/>
      <w:marLeft w:val="0"/>
      <w:marRight w:val="0"/>
      <w:marTop w:val="0"/>
      <w:marBottom w:val="0"/>
      <w:divBdr>
        <w:top w:val="none" w:sz="0" w:space="0" w:color="auto"/>
        <w:left w:val="none" w:sz="0" w:space="0" w:color="auto"/>
        <w:bottom w:val="none" w:sz="0" w:space="0" w:color="auto"/>
        <w:right w:val="none" w:sz="0" w:space="0" w:color="auto"/>
      </w:divBdr>
    </w:div>
    <w:div w:id="758406990">
      <w:bodyDiv w:val="1"/>
      <w:marLeft w:val="0"/>
      <w:marRight w:val="0"/>
      <w:marTop w:val="0"/>
      <w:marBottom w:val="0"/>
      <w:divBdr>
        <w:top w:val="none" w:sz="0" w:space="0" w:color="auto"/>
        <w:left w:val="none" w:sz="0" w:space="0" w:color="auto"/>
        <w:bottom w:val="none" w:sz="0" w:space="0" w:color="auto"/>
        <w:right w:val="none" w:sz="0" w:space="0" w:color="auto"/>
      </w:divBdr>
      <w:divsChild>
        <w:div w:id="2142070092">
          <w:marLeft w:val="0"/>
          <w:marRight w:val="0"/>
          <w:marTop w:val="0"/>
          <w:marBottom w:val="0"/>
          <w:divBdr>
            <w:top w:val="none" w:sz="0" w:space="0" w:color="auto"/>
            <w:left w:val="none" w:sz="0" w:space="0" w:color="auto"/>
            <w:bottom w:val="none" w:sz="0" w:space="0" w:color="auto"/>
            <w:right w:val="none" w:sz="0" w:space="0" w:color="auto"/>
          </w:divBdr>
          <w:divsChild>
            <w:div w:id="775561261">
              <w:marLeft w:val="0"/>
              <w:marRight w:val="0"/>
              <w:marTop w:val="0"/>
              <w:marBottom w:val="0"/>
              <w:divBdr>
                <w:top w:val="none" w:sz="0" w:space="0" w:color="auto"/>
                <w:left w:val="none" w:sz="0" w:space="0" w:color="auto"/>
                <w:bottom w:val="none" w:sz="0" w:space="0" w:color="auto"/>
                <w:right w:val="none" w:sz="0" w:space="0" w:color="auto"/>
              </w:divBdr>
            </w:div>
            <w:div w:id="1378355649">
              <w:marLeft w:val="0"/>
              <w:marRight w:val="0"/>
              <w:marTop w:val="0"/>
              <w:marBottom w:val="0"/>
              <w:divBdr>
                <w:top w:val="none" w:sz="0" w:space="0" w:color="auto"/>
                <w:left w:val="none" w:sz="0" w:space="0" w:color="auto"/>
                <w:bottom w:val="none" w:sz="0" w:space="0" w:color="auto"/>
                <w:right w:val="none" w:sz="0" w:space="0" w:color="auto"/>
              </w:divBdr>
              <w:divsChild>
                <w:div w:id="765881774">
                  <w:marLeft w:val="0"/>
                  <w:marRight w:val="0"/>
                  <w:marTop w:val="0"/>
                  <w:marBottom w:val="0"/>
                  <w:divBdr>
                    <w:top w:val="none" w:sz="0" w:space="0" w:color="auto"/>
                    <w:left w:val="none" w:sz="0" w:space="0" w:color="auto"/>
                    <w:bottom w:val="none" w:sz="0" w:space="0" w:color="auto"/>
                    <w:right w:val="none" w:sz="0" w:space="0" w:color="auto"/>
                  </w:divBdr>
                  <w:divsChild>
                    <w:div w:id="11926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81417">
      <w:bodyDiv w:val="1"/>
      <w:marLeft w:val="0"/>
      <w:marRight w:val="0"/>
      <w:marTop w:val="0"/>
      <w:marBottom w:val="0"/>
      <w:divBdr>
        <w:top w:val="none" w:sz="0" w:space="0" w:color="auto"/>
        <w:left w:val="none" w:sz="0" w:space="0" w:color="auto"/>
        <w:bottom w:val="none" w:sz="0" w:space="0" w:color="auto"/>
        <w:right w:val="none" w:sz="0" w:space="0" w:color="auto"/>
      </w:divBdr>
    </w:div>
    <w:div w:id="792862879">
      <w:bodyDiv w:val="1"/>
      <w:marLeft w:val="0"/>
      <w:marRight w:val="0"/>
      <w:marTop w:val="0"/>
      <w:marBottom w:val="0"/>
      <w:divBdr>
        <w:top w:val="none" w:sz="0" w:space="0" w:color="auto"/>
        <w:left w:val="none" w:sz="0" w:space="0" w:color="auto"/>
        <w:bottom w:val="none" w:sz="0" w:space="0" w:color="auto"/>
        <w:right w:val="none" w:sz="0" w:space="0" w:color="auto"/>
      </w:divBdr>
    </w:div>
    <w:div w:id="808598236">
      <w:bodyDiv w:val="1"/>
      <w:marLeft w:val="0"/>
      <w:marRight w:val="0"/>
      <w:marTop w:val="0"/>
      <w:marBottom w:val="0"/>
      <w:divBdr>
        <w:top w:val="none" w:sz="0" w:space="0" w:color="auto"/>
        <w:left w:val="none" w:sz="0" w:space="0" w:color="auto"/>
        <w:bottom w:val="none" w:sz="0" w:space="0" w:color="auto"/>
        <w:right w:val="none" w:sz="0" w:space="0" w:color="auto"/>
      </w:divBdr>
    </w:div>
    <w:div w:id="932783857">
      <w:bodyDiv w:val="1"/>
      <w:marLeft w:val="0"/>
      <w:marRight w:val="0"/>
      <w:marTop w:val="0"/>
      <w:marBottom w:val="0"/>
      <w:divBdr>
        <w:top w:val="none" w:sz="0" w:space="0" w:color="auto"/>
        <w:left w:val="none" w:sz="0" w:space="0" w:color="auto"/>
        <w:bottom w:val="none" w:sz="0" w:space="0" w:color="auto"/>
        <w:right w:val="none" w:sz="0" w:space="0" w:color="auto"/>
      </w:divBdr>
    </w:div>
    <w:div w:id="954945735">
      <w:bodyDiv w:val="1"/>
      <w:marLeft w:val="0"/>
      <w:marRight w:val="0"/>
      <w:marTop w:val="0"/>
      <w:marBottom w:val="0"/>
      <w:divBdr>
        <w:top w:val="none" w:sz="0" w:space="0" w:color="auto"/>
        <w:left w:val="none" w:sz="0" w:space="0" w:color="auto"/>
        <w:bottom w:val="none" w:sz="0" w:space="0" w:color="auto"/>
        <w:right w:val="none" w:sz="0" w:space="0" w:color="auto"/>
      </w:divBdr>
    </w:div>
    <w:div w:id="1045638555">
      <w:bodyDiv w:val="1"/>
      <w:marLeft w:val="0"/>
      <w:marRight w:val="0"/>
      <w:marTop w:val="0"/>
      <w:marBottom w:val="0"/>
      <w:divBdr>
        <w:top w:val="none" w:sz="0" w:space="0" w:color="auto"/>
        <w:left w:val="none" w:sz="0" w:space="0" w:color="auto"/>
        <w:bottom w:val="none" w:sz="0" w:space="0" w:color="auto"/>
        <w:right w:val="none" w:sz="0" w:space="0" w:color="auto"/>
      </w:divBdr>
    </w:div>
    <w:div w:id="1376806442">
      <w:bodyDiv w:val="1"/>
      <w:marLeft w:val="0"/>
      <w:marRight w:val="0"/>
      <w:marTop w:val="0"/>
      <w:marBottom w:val="0"/>
      <w:divBdr>
        <w:top w:val="none" w:sz="0" w:space="0" w:color="auto"/>
        <w:left w:val="none" w:sz="0" w:space="0" w:color="auto"/>
        <w:bottom w:val="none" w:sz="0" w:space="0" w:color="auto"/>
        <w:right w:val="none" w:sz="0" w:space="0" w:color="auto"/>
      </w:divBdr>
    </w:div>
    <w:div w:id="1571575254">
      <w:bodyDiv w:val="1"/>
      <w:marLeft w:val="0"/>
      <w:marRight w:val="0"/>
      <w:marTop w:val="0"/>
      <w:marBottom w:val="0"/>
      <w:divBdr>
        <w:top w:val="none" w:sz="0" w:space="0" w:color="auto"/>
        <w:left w:val="none" w:sz="0" w:space="0" w:color="auto"/>
        <w:bottom w:val="none" w:sz="0" w:space="0" w:color="auto"/>
        <w:right w:val="none" w:sz="0" w:space="0" w:color="auto"/>
      </w:divBdr>
    </w:div>
    <w:div w:id="1643921087">
      <w:bodyDiv w:val="1"/>
      <w:marLeft w:val="0"/>
      <w:marRight w:val="0"/>
      <w:marTop w:val="0"/>
      <w:marBottom w:val="0"/>
      <w:divBdr>
        <w:top w:val="none" w:sz="0" w:space="0" w:color="auto"/>
        <w:left w:val="none" w:sz="0" w:space="0" w:color="auto"/>
        <w:bottom w:val="none" w:sz="0" w:space="0" w:color="auto"/>
        <w:right w:val="none" w:sz="0" w:space="0" w:color="auto"/>
      </w:divBdr>
    </w:div>
    <w:div w:id="1711539005">
      <w:bodyDiv w:val="1"/>
      <w:marLeft w:val="0"/>
      <w:marRight w:val="0"/>
      <w:marTop w:val="0"/>
      <w:marBottom w:val="0"/>
      <w:divBdr>
        <w:top w:val="none" w:sz="0" w:space="0" w:color="auto"/>
        <w:left w:val="none" w:sz="0" w:space="0" w:color="auto"/>
        <w:bottom w:val="none" w:sz="0" w:space="0" w:color="auto"/>
        <w:right w:val="none" w:sz="0" w:space="0" w:color="auto"/>
      </w:divBdr>
    </w:div>
    <w:div w:id="1863665339">
      <w:bodyDiv w:val="1"/>
      <w:marLeft w:val="0"/>
      <w:marRight w:val="0"/>
      <w:marTop w:val="0"/>
      <w:marBottom w:val="0"/>
      <w:divBdr>
        <w:top w:val="none" w:sz="0" w:space="0" w:color="auto"/>
        <w:left w:val="none" w:sz="0" w:space="0" w:color="auto"/>
        <w:bottom w:val="none" w:sz="0" w:space="0" w:color="auto"/>
        <w:right w:val="none" w:sz="0" w:space="0" w:color="auto"/>
      </w:divBdr>
    </w:div>
    <w:div w:id="201676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gr.liv.ac.uk/454/acdarby/LIFE748/" TargetMode="External"/><Relationship Id="rId13" Type="http://schemas.openxmlformats.org/officeDocument/2006/relationships/hyperlink" Target="https://github.com/sanger-pathogens/Roary" TargetMode="External"/><Relationship Id="rId18" Type="http://schemas.openxmlformats.org/officeDocument/2006/relationships/hyperlink" Target="https://github.com/gtonkinhill/panaroo/tree/master/doc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acdarby/LIFE748/blob/main/conda_install.md" TargetMode="External"/><Relationship Id="rId17" Type="http://schemas.openxmlformats.org/officeDocument/2006/relationships/hyperlink" Target="https://github.com/canonical/ubuntu.com" TargetMode="External"/><Relationship Id="rId2" Type="http://schemas.openxmlformats.org/officeDocument/2006/relationships/numbering" Target="numbering.xml"/><Relationship Id="rId16" Type="http://schemas.openxmlformats.org/officeDocument/2006/relationships/hyperlink" Target="https://www.qiagen.com/us/products/discovery-and-translational-research/dna-rna-purification/dna-purification/microbial-dna/dneasy-powermax-soil-kitLink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Relationship Id="rId5" Type="http://schemas.openxmlformats.org/officeDocument/2006/relationships/webSettings" Target="webSettings.xml"/><Relationship Id="rId15" Type="http://schemas.openxmlformats.org/officeDocument/2006/relationships/hyperlink" Target="https://www.pacb.com/products-and-services/consumables/library-prep-and-barcoding-kits/Links" TargetMode="External"/><Relationship Id="rId10" Type="http://schemas.openxmlformats.org/officeDocument/2006/relationships/image" Target="media/image2.tif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ncbi.nlm.nih.gov/pathogens/antimicrobial-resistance/AMRFin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77A1C-E2DB-4BEE-9422-9731DBFB2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4727</Words>
  <Characters>26945</Characters>
  <Application>Microsoft Office Word</Application>
  <DocSecurity>4</DocSecurity>
  <Lines>224</Lines>
  <Paragraphs>63</Paragraphs>
  <ScaleCrop>false</ScaleCrop>
  <Company/>
  <LinksUpToDate>false</LinksUpToDate>
  <CharactersWithSpaces>31609</CharactersWithSpaces>
  <SharedDoc>false</SharedDoc>
  <HLinks>
    <vt:vector size="48" baseType="variant">
      <vt:variant>
        <vt:i4>2687100</vt:i4>
      </vt:variant>
      <vt:variant>
        <vt:i4>86</vt:i4>
      </vt:variant>
      <vt:variant>
        <vt:i4>0</vt:i4>
      </vt:variant>
      <vt:variant>
        <vt:i4>5</vt:i4>
      </vt:variant>
      <vt:variant>
        <vt:lpwstr>https://github.com/gtonkinhill/panaroo/tree/master/docs</vt:lpwstr>
      </vt:variant>
      <vt:variant>
        <vt:lpwstr/>
      </vt:variant>
      <vt:variant>
        <vt:i4>2424955</vt:i4>
      </vt:variant>
      <vt:variant>
        <vt:i4>83</vt:i4>
      </vt:variant>
      <vt:variant>
        <vt:i4>0</vt:i4>
      </vt:variant>
      <vt:variant>
        <vt:i4>5</vt:i4>
      </vt:variant>
      <vt:variant>
        <vt:lpwstr>https://github.com/canonical/ubuntu.com</vt:lpwstr>
      </vt:variant>
      <vt:variant>
        <vt:lpwstr/>
      </vt:variant>
      <vt:variant>
        <vt:i4>5963852</vt:i4>
      </vt:variant>
      <vt:variant>
        <vt:i4>80</vt:i4>
      </vt:variant>
      <vt:variant>
        <vt:i4>0</vt:i4>
      </vt:variant>
      <vt:variant>
        <vt:i4>5</vt:i4>
      </vt:variant>
      <vt:variant>
        <vt:lpwstr>https://www.qiagen.com/us/products/discovery-and-translational-research/dna-rna-purification/dna-purification/microbial-dna/dneasy-powermax-soil-kitLinks</vt:lpwstr>
      </vt:variant>
      <vt:variant>
        <vt:lpwstr/>
      </vt:variant>
      <vt:variant>
        <vt:i4>1245253</vt:i4>
      </vt:variant>
      <vt:variant>
        <vt:i4>77</vt:i4>
      </vt:variant>
      <vt:variant>
        <vt:i4>0</vt:i4>
      </vt:variant>
      <vt:variant>
        <vt:i4>5</vt:i4>
      </vt:variant>
      <vt:variant>
        <vt:lpwstr>https://www.pacb.com/products-and-services/consumables/library-prep-and-barcoding-kits/Links</vt:lpwstr>
      </vt:variant>
      <vt:variant>
        <vt:lpwstr/>
      </vt:variant>
      <vt:variant>
        <vt:i4>2752549</vt:i4>
      </vt:variant>
      <vt:variant>
        <vt:i4>74</vt:i4>
      </vt:variant>
      <vt:variant>
        <vt:i4>0</vt:i4>
      </vt:variant>
      <vt:variant>
        <vt:i4>5</vt:i4>
      </vt:variant>
      <vt:variant>
        <vt:lpwstr>https://www.ncbi.nlm.nih.gov/pathogens/antimicrobial-resistance/AMRFinder/</vt:lpwstr>
      </vt:variant>
      <vt:variant>
        <vt:lpwstr/>
      </vt:variant>
      <vt:variant>
        <vt:i4>1769554</vt:i4>
      </vt:variant>
      <vt:variant>
        <vt:i4>71</vt:i4>
      </vt:variant>
      <vt:variant>
        <vt:i4>0</vt:i4>
      </vt:variant>
      <vt:variant>
        <vt:i4>5</vt:i4>
      </vt:variant>
      <vt:variant>
        <vt:lpwstr>https://github.com/sanger-pathogens/Roary</vt:lpwstr>
      </vt:variant>
      <vt:variant>
        <vt:lpwstr/>
      </vt:variant>
      <vt:variant>
        <vt:i4>4980793</vt:i4>
      </vt:variant>
      <vt:variant>
        <vt:i4>68</vt:i4>
      </vt:variant>
      <vt:variant>
        <vt:i4>0</vt:i4>
      </vt:variant>
      <vt:variant>
        <vt:i4>5</vt:i4>
      </vt:variant>
      <vt:variant>
        <vt:lpwstr>https://github.com/acdarby/LIFE748/blob/main/conda_install.md</vt:lpwstr>
      </vt:variant>
      <vt:variant>
        <vt:lpwstr/>
      </vt:variant>
      <vt:variant>
        <vt:i4>6553700</vt:i4>
      </vt:variant>
      <vt:variant>
        <vt:i4>6</vt:i4>
      </vt:variant>
      <vt:variant>
        <vt:i4>0</vt:i4>
      </vt:variant>
      <vt:variant>
        <vt:i4>5</vt:i4>
      </vt:variant>
      <vt:variant>
        <vt:lpwstr>https://cgr.liv.ac.uk/454/acdarby/LIFE748/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Shikha</dc:creator>
  <cp:keywords/>
  <dc:description/>
  <cp:lastModifiedBy>Saini, Shikha</cp:lastModifiedBy>
  <cp:revision>84</cp:revision>
  <cp:lastPrinted>2025-04-04T15:22:00Z</cp:lastPrinted>
  <dcterms:created xsi:type="dcterms:W3CDTF">2025-04-04T02:49:00Z</dcterms:created>
  <dcterms:modified xsi:type="dcterms:W3CDTF">2025-04-04T07:22:00Z</dcterms:modified>
</cp:coreProperties>
</file>